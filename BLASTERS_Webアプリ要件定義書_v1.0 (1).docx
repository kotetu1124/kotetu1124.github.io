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sz w:val="22"/>
          <w:szCs w:val="22"/>
        </w:rPr>
      </w:pPr>
      <w:r w:rsidDel="00000000" w:rsidR="00000000" w:rsidRPr="00000000">
        <w:rPr>
          <w:rFonts w:ascii="Arial" w:cs="Arial" w:eastAsia="Arial" w:hAnsi="Arial"/>
          <w:b w:val="1"/>
          <w:bCs w:val="1"/>
          <w:color w:val="1f4e79"/>
          <w:sz w:val="56"/>
          <w:szCs w:val="56"/>
          <w:rtl w:val="0"/>
        </w:rPr>
        <w:t xml:space="preserve">BLASTERS</w:t>
      </w:r>
      <w:r w:rsidDel="00000000" w:rsidR="00000000" w:rsidRPr="00000000">
        <w:rPr>
          <w:rtl w:val="0"/>
        </w:rPr>
      </w:r>
    </w:p>
    <w:p w:rsidR="00000000" w:rsidDel="00000000" w:rsidP="00000000" w:rsidRDefault="00000000" w:rsidRPr="00000000" w14:paraId="00000002">
      <w:pPr>
        <w:spacing w:after="120" w:lineRule="auto"/>
        <w:jc w:val="center"/>
        <w:rPr>
          <w:sz w:val="22"/>
          <w:szCs w:val="22"/>
        </w:rPr>
      </w:pPr>
      <w:r w:rsidDel="00000000" w:rsidR="00000000" w:rsidRPr="00000000">
        <w:rPr>
          <w:b w:val="1"/>
          <w:bCs w:val="1"/>
          <w:color w:val="333333"/>
          <w:sz w:val="28"/>
          <w:szCs w:val="28"/>
          <w:rtl w:val="0"/>
        </w:rPr>
        <w:t xml:space="preserve">東京農工大学アメリカンフットボール部</w:t>
      </w:r>
      <w:r w:rsidDel="00000000" w:rsidR="00000000" w:rsidRPr="00000000">
        <w:rPr>
          <w:rtl w:val="0"/>
        </w:rPr>
      </w:r>
    </w:p>
    <w:p w:rsidR="00000000" w:rsidDel="00000000" w:rsidP="00000000" w:rsidRDefault="00000000" w:rsidRPr="00000000" w14:paraId="00000003">
      <w:pPr>
        <w:spacing w:after="1200" w:lineRule="auto"/>
        <w:jc w:val="center"/>
        <w:rPr>
          <w:sz w:val="22"/>
          <w:szCs w:val="22"/>
        </w:rPr>
      </w:pPr>
      <w:r w:rsidDel="00000000" w:rsidR="00000000" w:rsidRPr="00000000">
        <w:rPr>
          <w:color w:val="888888"/>
          <w:sz w:val="24"/>
          <w:szCs w:val="24"/>
          <w:rtl w:val="0"/>
        </w:rPr>
        <w:t xml:space="preserve">公式サイト WEBアプリ化 要件定義書</w:t>
      </w:r>
      <w:r w:rsidDel="00000000" w:rsidR="00000000" w:rsidRPr="00000000">
        <w:rPr>
          <w:rtl w:val="0"/>
        </w:rPr>
      </w:r>
    </w:p>
    <w:p w:rsidR="00000000" w:rsidDel="00000000" w:rsidP="00000000" w:rsidRDefault="00000000" w:rsidRPr="00000000" w14:paraId="00000004">
      <w:pPr>
        <w:spacing w:after="240" w:lineRule="auto"/>
        <w:jc w:val="center"/>
        <w:rPr>
          <w:sz w:val="22"/>
          <w:szCs w:val="22"/>
        </w:rPr>
      </w:pPr>
      <w:r w:rsidDel="00000000" w:rsidR="00000000" w:rsidRPr="00000000">
        <w:rPr>
          <w:b w:val="1"/>
          <w:bCs w:val="1"/>
          <w:color w:val="c9a747"/>
          <w:sz w:val="24"/>
          <w:szCs w:val="24"/>
          <w:rtl w:val="0"/>
        </w:rPr>
        <w:t xml:space="preserve">Ver 2.0 — リデザイン対応版</w:t>
      </w:r>
      <w:r w:rsidDel="00000000" w:rsidR="00000000" w:rsidRPr="00000000">
        <w:rPr>
          <w:rtl w:val="0"/>
        </w:rPr>
      </w:r>
    </w:p>
    <w:p w:rsidR="00000000" w:rsidDel="00000000" w:rsidP="00000000" w:rsidRDefault="00000000" w:rsidRPr="00000000" w14:paraId="00000005">
      <w:pPr>
        <w:spacing w:after="120" w:lineRule="auto"/>
        <w:jc w:val="center"/>
        <w:rPr>
          <w:sz w:val="22"/>
          <w:szCs w:val="22"/>
        </w:rPr>
      </w:pPr>
      <w:r w:rsidDel="00000000" w:rsidR="00000000" w:rsidRPr="00000000">
        <w:rPr>
          <w:color w:val="888888"/>
          <w:rtl w:val="0"/>
        </w:rPr>
        <w:t xml:space="preserve">対象: index / news / match / team / shop / event / contact（全7ページ）</w:t>
      </w: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color w:val="888888"/>
          <w:rtl w:val="0"/>
        </w:rPr>
        <w:t xml:space="preserve">作成日: 2026年4月22日</w:t>
      </w: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4e79" w:space="4" w:sz="10" w:val="single"/>
        </w:pBdr>
        <w:spacing w:after="180" w:lineRule="auto"/>
        <w:rPr>
          <w:color w:val="1f4e79"/>
        </w:rPr>
      </w:pPr>
      <w:r w:rsidDel="00000000" w:rsidR="00000000" w:rsidRPr="00000000">
        <w:rPr>
          <w:color w:val="1f4e79"/>
          <w:rtl w:val="0"/>
        </w:rPr>
        <w:t xml:space="preserve">改訂履歴</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09">
            <w:pPr>
              <w:jc w:val="center"/>
              <w:rPr>
                <w:sz w:val="22"/>
                <w:szCs w:val="22"/>
              </w:rPr>
            </w:pPr>
            <w:r w:rsidDel="00000000" w:rsidR="00000000" w:rsidRPr="00000000">
              <w:rPr>
                <w:b w:val="1"/>
                <w:bCs w:val="1"/>
                <w:color w:val="ffffff"/>
                <w:rtl w:val="0"/>
              </w:rPr>
              <w:t xml:space="preserve">バージョン / 日付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0A">
            <w:pPr>
              <w:jc w:val="center"/>
              <w:rPr>
                <w:sz w:val="22"/>
                <w:szCs w:val="22"/>
              </w:rPr>
            </w:pPr>
            <w:r w:rsidDel="00000000" w:rsidR="00000000" w:rsidRPr="00000000">
              <w:rPr>
                <w:b w:val="1"/>
                <w:bCs w:val="1"/>
                <w:color w:val="ffffff"/>
                <w:rtl w:val="0"/>
              </w:rPr>
              <w:t xml:space="preserve">変更内容</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0B">
            <w:pPr>
              <w:rPr>
                <w:sz w:val="22"/>
                <w:szCs w:val="22"/>
              </w:rPr>
            </w:pPr>
            <w:r w:rsidDel="00000000" w:rsidR="00000000" w:rsidRPr="00000000">
              <w:rPr>
                <w:b w:val="1"/>
                <w:bCs w:val="1"/>
                <w:rtl w:val="0"/>
              </w:rPr>
              <w:t xml:space="preserve">Ver 1.0 (初版)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0C">
            <w:pPr>
              <w:rPr>
                <w:sz w:val="22"/>
                <w:szCs w:val="22"/>
              </w:rPr>
            </w:pPr>
            <w:r w:rsidDel="00000000" w:rsidR="00000000" w:rsidRPr="00000000">
              <w:rPr>
                <w:rtl w:val="0"/>
              </w:rPr>
              <w:t xml:space="preserve">12画面構成（OB・スポンサー管理含む）でWEBアプリ化の基本要件を定義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0D">
            <w:pPr>
              <w:rPr>
                <w:sz w:val="22"/>
                <w:szCs w:val="22"/>
              </w:rPr>
            </w:pPr>
            <w:r w:rsidDel="00000000" w:rsidR="00000000" w:rsidRPr="00000000">
              <w:rPr>
                <w:b w:val="1"/>
                <w:bCs w:val="1"/>
                <w:rtl w:val="0"/>
              </w:rPr>
              <w:t xml:space="preserve">Ver 2.0 (本書)</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0E">
            <w:pPr>
              <w:rPr>
                <w:sz w:val="22"/>
                <w:szCs w:val="22"/>
              </w:rPr>
            </w:pPr>
            <w:r w:rsidDel="00000000" w:rsidR="00000000" w:rsidRPr="00000000">
              <w:rPr>
                <w:rtl w:val="0"/>
              </w:rPr>
              <w:t xml:space="preserve">リデザイン完了後の7ページ構成に対応。shop（EC決済対応）・event（イベント告知）を新規追加。contactはメール転送方式に変更。OB管理はcontactページでの連絡窓口のみに簡素化。</w:t>
            </w:r>
            <w:r w:rsidDel="00000000" w:rsidR="00000000" w:rsidRPr="00000000">
              <w:rPr>
                <w:rtl w:val="0"/>
              </w:rPr>
            </w:r>
          </w:p>
        </w:tc>
      </w:tr>
    </w:tbl>
    <w:p w:rsidR="00000000" w:rsidDel="00000000" w:rsidP="00000000" w:rsidRDefault="00000000" w:rsidRPr="00000000" w14:paraId="0000000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1f4e79" w:space="4" w:sz="10" w:val="single"/>
        </w:pBdr>
        <w:spacing w:after="180" w:lineRule="auto"/>
        <w:rPr>
          <w:color w:val="1f4e79"/>
        </w:rPr>
      </w:pPr>
      <w:r w:rsidDel="00000000" w:rsidR="00000000" w:rsidRPr="00000000">
        <w:rPr>
          <w:color w:val="1f4e79"/>
          <w:rtl w:val="0"/>
        </w:rPr>
        <w:t xml:space="preserve">1. システム概要</w:t>
      </w:r>
    </w:p>
    <w:p w:rsidR="00000000" w:rsidDel="00000000" w:rsidP="00000000" w:rsidRDefault="00000000" w:rsidRPr="00000000" w14:paraId="00000011">
      <w:pPr>
        <w:pStyle w:val="Heading2"/>
        <w:spacing w:after="140" w:before="280" w:lineRule="auto"/>
        <w:rPr>
          <w:color w:val="1f4e79"/>
        </w:rPr>
      </w:pPr>
      <w:r w:rsidDel="00000000" w:rsidR="00000000" w:rsidRPr="00000000">
        <w:rPr>
          <w:color w:val="1f4e79"/>
          <w:rtl w:val="0"/>
        </w:rPr>
        <w:t xml:space="preserve">1-1. プロジェクトの目的と背景</w:t>
      </w:r>
    </w:p>
    <w:p w:rsidR="00000000" w:rsidDel="00000000" w:rsidP="00000000" w:rsidRDefault="00000000" w:rsidRPr="00000000" w14:paraId="00000012">
      <w:pPr>
        <w:spacing w:after="100" w:lineRule="auto"/>
        <w:rPr>
          <w:sz w:val="22"/>
          <w:szCs w:val="22"/>
        </w:rPr>
      </w:pPr>
      <w:r w:rsidDel="00000000" w:rsidR="00000000" w:rsidRPr="00000000">
        <w:rPr>
          <w:sz w:val="22"/>
          <w:szCs w:val="22"/>
          <w:rtl w:val="0"/>
        </w:rPr>
        <w:t xml:space="preserve">東京農工大学アメリカンフットボール部「BLASTERS」の公式ウェブサイトについて、HTMLのリデザインが完了した7ページ構成をベースに、非エンジニアの担当部員が継続的にコンテンツを更新・運営できる管理機能（CMS／WEBアプリ機能）を構築する。</w:t>
      </w:r>
    </w:p>
    <w:p w:rsidR="00000000" w:rsidDel="00000000" w:rsidP="00000000" w:rsidRDefault="00000000" w:rsidRPr="00000000" w14:paraId="00000013">
      <w:pPr>
        <w:spacing w:after="100" w:lineRule="auto"/>
        <w:rPr>
          <w:sz w:val="22"/>
          <w:szCs w:val="22"/>
        </w:rPr>
      </w:pPr>
      <w:r w:rsidDel="00000000" w:rsidR="00000000" w:rsidRPr="00000000">
        <w:rPr>
          <w:sz w:val="22"/>
          <w:szCs w:val="22"/>
          <w:rtl w:val="0"/>
        </w:rPr>
        <w:t xml:space="preserve">本プロジェクトでは、静的HTMLとして完成している公開ページに対し、以下の運営上の課題を解決することを目的とする：</w:t>
      </w:r>
    </w:p>
    <w:p w:rsidR="00000000" w:rsidDel="00000000" w:rsidP="00000000" w:rsidRDefault="00000000" w:rsidRPr="00000000" w14:paraId="00000014">
      <w:pPr>
        <w:numPr>
          <w:ilvl w:val="0"/>
          <w:numId w:val="1"/>
        </w:numPr>
        <w:spacing w:after="60" w:lineRule="auto"/>
        <w:ind w:left="720" w:hanging="360"/>
        <w:rPr>
          <w:sz w:val="22"/>
          <w:szCs w:val="22"/>
        </w:rPr>
      </w:pPr>
      <w:r w:rsidDel="00000000" w:rsidR="00000000" w:rsidRPr="00000000">
        <w:rPr>
          <w:sz w:val="22"/>
          <w:szCs w:val="22"/>
          <w:rtl w:val="0"/>
        </w:rPr>
        <w:t xml:space="preserve">試合結果・スケジュール、ニュースなどの頻繁に更新が必要な情報を部員自身が更新できるようにする</w:t>
      </w:r>
    </w:p>
    <w:p w:rsidR="00000000" w:rsidDel="00000000" w:rsidP="00000000" w:rsidRDefault="00000000" w:rsidRPr="00000000" w14:paraId="00000015">
      <w:pPr>
        <w:numPr>
          <w:ilvl w:val="0"/>
          <w:numId w:val="1"/>
        </w:numPr>
        <w:spacing w:after="60" w:lineRule="auto"/>
        <w:ind w:left="720" w:hanging="360"/>
        <w:rPr>
          <w:sz w:val="22"/>
          <w:szCs w:val="22"/>
        </w:rPr>
      </w:pPr>
      <w:r w:rsidDel="00000000" w:rsidR="00000000" w:rsidRPr="00000000">
        <w:rPr>
          <w:sz w:val="22"/>
          <w:szCs w:val="22"/>
          <w:rtl w:val="0"/>
        </w:rPr>
        <w:t xml:space="preserve">部員・コーチ情報の入れ替え（卒業・新入部）を、HTML編集せずに管理画面から行えるようにする</w:t>
      </w:r>
    </w:p>
    <w:p w:rsidR="00000000" w:rsidDel="00000000" w:rsidP="00000000" w:rsidRDefault="00000000" w:rsidRPr="00000000" w14:paraId="00000016">
      <w:pPr>
        <w:numPr>
          <w:ilvl w:val="0"/>
          <w:numId w:val="1"/>
        </w:numPr>
        <w:spacing w:after="60" w:lineRule="auto"/>
        <w:ind w:left="720" w:hanging="360"/>
        <w:rPr>
          <w:sz w:val="22"/>
          <w:szCs w:val="22"/>
        </w:rPr>
      </w:pPr>
      <w:r w:rsidDel="00000000" w:rsidR="00000000" w:rsidRPr="00000000">
        <w:rPr>
          <w:sz w:val="22"/>
          <w:szCs w:val="22"/>
          <w:rtl w:val="0"/>
        </w:rPr>
        <w:t xml:space="preserve">グッズ販売を</w:t>
      </w:r>
      <w:sdt>
        <w:sdtPr>
          <w:id w:val="-726876300"/>
          <w:tag w:val="goog_rdk_0"/>
        </w:sdtPr>
        <w:sdtContent>
          <w:commentRangeStart w:id="0"/>
        </w:sdtContent>
      </w:sdt>
      <w:r w:rsidDel="00000000" w:rsidR="00000000" w:rsidRPr="00000000">
        <w:rPr>
          <w:sz w:val="22"/>
          <w:szCs w:val="22"/>
          <w:rtl w:val="0"/>
        </w:rPr>
        <w:t xml:space="preserve">サイト内で完結させ</w:t>
      </w:r>
      <w:commentRangeEnd w:id="0"/>
      <w:r w:rsidDel="00000000" w:rsidR="00000000" w:rsidRPr="00000000">
        <w:commentReference w:id="0"/>
      </w:r>
      <w:r w:rsidDel="00000000" w:rsidR="00000000" w:rsidRPr="00000000">
        <w:rPr>
          <w:sz w:val="22"/>
          <w:szCs w:val="22"/>
          <w:rtl w:val="0"/>
        </w:rPr>
        <w:t xml:space="preserve">、注文受付・決済・発送管理を一元化する</w:t>
      </w:r>
    </w:p>
    <w:p w:rsidR="00000000" w:rsidDel="00000000" w:rsidP="00000000" w:rsidRDefault="00000000" w:rsidRPr="00000000" w14:paraId="00000017">
      <w:pPr>
        <w:numPr>
          <w:ilvl w:val="0"/>
          <w:numId w:val="1"/>
        </w:numPr>
        <w:spacing w:after="60" w:lineRule="auto"/>
        <w:ind w:left="720" w:hanging="360"/>
        <w:rPr>
          <w:sz w:val="22"/>
          <w:szCs w:val="22"/>
        </w:rPr>
      </w:pPr>
      <w:r w:rsidDel="00000000" w:rsidR="00000000" w:rsidRPr="00000000">
        <w:rPr>
          <w:sz w:val="22"/>
          <w:szCs w:val="22"/>
          <w:rtl w:val="0"/>
        </w:rPr>
        <w:t xml:space="preserve">イベント告知（新歓マッチ等）を通年で管理・公開できるようにする</w:t>
      </w:r>
    </w:p>
    <w:p w:rsidR="00000000" w:rsidDel="00000000" w:rsidP="00000000" w:rsidRDefault="00000000" w:rsidRPr="00000000" w14:paraId="00000018">
      <w:pPr>
        <w:pStyle w:val="Heading2"/>
        <w:spacing w:after="140" w:before="280" w:lineRule="auto"/>
        <w:rPr>
          <w:color w:val="1f4e79"/>
        </w:rPr>
      </w:pPr>
      <w:r w:rsidDel="00000000" w:rsidR="00000000" w:rsidRPr="00000000">
        <w:rPr>
          <w:color w:val="1f4e79"/>
          <w:rtl w:val="0"/>
        </w:rPr>
        <w:t xml:space="preserve">1-2. スコープ（対象範囲）</w:t>
      </w:r>
    </w:p>
    <w:p w:rsidR="00000000" w:rsidDel="00000000" w:rsidP="00000000" w:rsidRDefault="00000000" w:rsidRPr="00000000" w14:paraId="00000019">
      <w:pPr>
        <w:pStyle w:val="Heading3"/>
        <w:spacing w:after="100" w:before="220" w:lineRule="auto"/>
        <w:rPr>
          <w:color w:val="333333"/>
        </w:rPr>
      </w:pPr>
      <w:r w:rsidDel="00000000" w:rsidR="00000000" w:rsidRPr="00000000">
        <w:rPr>
          <w:color w:val="333333"/>
          <w:rtl w:val="0"/>
        </w:rPr>
        <w:t xml:space="preserve">対象とする機能</w:t>
      </w:r>
    </w:p>
    <w:p w:rsidR="00000000" w:rsidDel="00000000" w:rsidP="00000000" w:rsidRDefault="00000000" w:rsidRPr="00000000" w14:paraId="0000001A">
      <w:pPr>
        <w:numPr>
          <w:ilvl w:val="0"/>
          <w:numId w:val="1"/>
        </w:numPr>
        <w:spacing w:after="60" w:lineRule="auto"/>
        <w:ind w:left="720" w:hanging="360"/>
        <w:rPr>
          <w:sz w:val="22"/>
          <w:szCs w:val="22"/>
        </w:rPr>
      </w:pPr>
      <w:r w:rsidDel="00000000" w:rsidR="00000000" w:rsidRPr="00000000">
        <w:rPr>
          <w:sz w:val="22"/>
          <w:szCs w:val="22"/>
          <w:rtl w:val="0"/>
        </w:rPr>
        <w:t xml:space="preserve">公開サイト（全7ページ）のデータドリブン化</w:t>
      </w:r>
    </w:p>
    <w:p w:rsidR="00000000" w:rsidDel="00000000" w:rsidP="00000000" w:rsidRDefault="00000000" w:rsidRPr="00000000" w14:paraId="0000001B">
      <w:pPr>
        <w:numPr>
          <w:ilvl w:val="0"/>
          <w:numId w:val="1"/>
        </w:numPr>
        <w:spacing w:after="60" w:lineRule="auto"/>
        <w:ind w:left="720" w:hanging="360"/>
        <w:rPr>
          <w:sz w:val="22"/>
          <w:szCs w:val="22"/>
        </w:rPr>
      </w:pPr>
      <w:r w:rsidDel="00000000" w:rsidR="00000000" w:rsidRPr="00000000">
        <w:rPr>
          <w:sz w:val="22"/>
          <w:szCs w:val="22"/>
          <w:rtl w:val="0"/>
        </w:rPr>
        <w:t xml:space="preserve">管理者ログイン機能</w:t>
      </w:r>
    </w:p>
    <w:p w:rsidR="00000000" w:rsidDel="00000000" w:rsidP="00000000" w:rsidRDefault="00000000" w:rsidRPr="00000000" w14:paraId="0000001C">
      <w:pPr>
        <w:numPr>
          <w:ilvl w:val="0"/>
          <w:numId w:val="1"/>
        </w:numPr>
        <w:spacing w:after="60" w:lineRule="auto"/>
        <w:ind w:left="720" w:hanging="360"/>
        <w:rPr>
          <w:sz w:val="22"/>
          <w:szCs w:val="22"/>
        </w:rPr>
      </w:pPr>
      <w:r w:rsidDel="00000000" w:rsidR="00000000" w:rsidRPr="00000000">
        <w:rPr>
          <w:sz w:val="22"/>
          <w:szCs w:val="22"/>
          <w:rtl w:val="0"/>
        </w:rPr>
        <w:t xml:space="preserve">ニュース投稿・編集・削除機能</w:t>
      </w:r>
    </w:p>
    <w:p w:rsidR="00000000" w:rsidDel="00000000" w:rsidP="00000000" w:rsidRDefault="00000000" w:rsidRPr="00000000" w14:paraId="0000001D">
      <w:pPr>
        <w:numPr>
          <w:ilvl w:val="0"/>
          <w:numId w:val="1"/>
        </w:numPr>
        <w:spacing w:after="60" w:lineRule="auto"/>
        <w:ind w:left="720" w:hanging="360"/>
        <w:rPr>
          <w:sz w:val="22"/>
          <w:szCs w:val="22"/>
        </w:rPr>
      </w:pPr>
      <w:r w:rsidDel="00000000" w:rsidR="00000000" w:rsidRPr="00000000">
        <w:rPr>
          <w:sz w:val="22"/>
          <w:szCs w:val="22"/>
          <w:rtl w:val="0"/>
        </w:rPr>
        <w:t xml:space="preserve">試合情報（Next Battle / 試合結果 / シーズン成績）の管理機能</w:t>
      </w:r>
    </w:p>
    <w:p w:rsidR="00000000" w:rsidDel="00000000" w:rsidP="00000000" w:rsidRDefault="00000000" w:rsidRPr="00000000" w14:paraId="0000001E">
      <w:pPr>
        <w:numPr>
          <w:ilvl w:val="0"/>
          <w:numId w:val="1"/>
        </w:numPr>
        <w:spacing w:after="60" w:lineRule="auto"/>
        <w:ind w:left="720" w:hanging="360"/>
        <w:rPr>
          <w:sz w:val="22"/>
          <w:szCs w:val="22"/>
        </w:rPr>
      </w:pPr>
      <w:r w:rsidDel="00000000" w:rsidR="00000000" w:rsidRPr="00000000">
        <w:rPr>
          <w:sz w:val="22"/>
          <w:szCs w:val="22"/>
          <w:rtl w:val="0"/>
        </w:rPr>
        <w:t xml:space="preserve">部員・コーチ・スタッフ情報の管理機能</w:t>
      </w:r>
    </w:p>
    <w:p w:rsidR="00000000" w:rsidDel="00000000" w:rsidP="00000000" w:rsidRDefault="00000000" w:rsidRPr="00000000" w14:paraId="0000001F">
      <w:pPr>
        <w:numPr>
          <w:ilvl w:val="0"/>
          <w:numId w:val="1"/>
        </w:numPr>
        <w:spacing w:after="60" w:lineRule="auto"/>
        <w:ind w:left="720" w:hanging="360"/>
        <w:rPr>
          <w:sz w:val="22"/>
          <w:szCs w:val="22"/>
        </w:rPr>
      </w:pPr>
      <w:r w:rsidDel="00000000" w:rsidR="00000000" w:rsidRPr="00000000">
        <w:rPr>
          <w:sz w:val="22"/>
          <w:szCs w:val="22"/>
          <w:rtl w:val="0"/>
        </w:rPr>
        <w:t xml:space="preserve">イベント告知の管理機能</w:t>
      </w:r>
    </w:p>
    <w:p w:rsidR="00000000" w:rsidDel="00000000" w:rsidP="00000000" w:rsidRDefault="00000000" w:rsidRPr="00000000" w14:paraId="00000020">
      <w:pPr>
        <w:numPr>
          <w:ilvl w:val="0"/>
          <w:numId w:val="1"/>
        </w:numPr>
        <w:spacing w:after="60" w:lineRule="auto"/>
        <w:ind w:left="720" w:hanging="360"/>
        <w:rPr>
          <w:sz w:val="22"/>
          <w:szCs w:val="22"/>
        </w:rPr>
      </w:pPr>
      <w:sdt>
        <w:sdtPr>
          <w:id w:val="1680265623"/>
          <w:tag w:val="goog_rdk_1"/>
        </w:sdtPr>
        <w:sdtContent>
          <w:commentRangeStart w:id="1"/>
        </w:sdtContent>
      </w:sdt>
      <w:r w:rsidDel="00000000" w:rsidR="00000000" w:rsidRPr="00000000">
        <w:rPr>
          <w:sz w:val="22"/>
          <w:szCs w:val="22"/>
          <w:rtl w:val="0"/>
        </w:rPr>
        <w:t xml:space="preserve">グッズ（Shop）の商品管理・注文受付・オンライン決済機能</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numPr>
          <w:ilvl w:val="0"/>
          <w:numId w:val="1"/>
        </w:numPr>
        <w:spacing w:after="60" w:lineRule="auto"/>
        <w:ind w:left="720" w:hanging="360"/>
        <w:rPr>
          <w:sz w:val="22"/>
          <w:szCs w:val="22"/>
        </w:rPr>
      </w:pPr>
      <w:r w:rsidDel="00000000" w:rsidR="00000000" w:rsidRPr="00000000">
        <w:rPr>
          <w:sz w:val="22"/>
          <w:szCs w:val="22"/>
          <w:rtl w:val="0"/>
        </w:rPr>
        <w:t xml:space="preserve">お問い合わせフォーム（担当者メール転送方式）</w:t>
      </w:r>
    </w:p>
    <w:p w:rsidR="00000000" w:rsidDel="00000000" w:rsidP="00000000" w:rsidRDefault="00000000" w:rsidRPr="00000000" w14:paraId="00000022">
      <w:pPr>
        <w:pStyle w:val="Heading3"/>
        <w:spacing w:after="100" w:before="220" w:lineRule="auto"/>
        <w:rPr>
          <w:color w:val="333333"/>
        </w:rPr>
      </w:pPr>
      <w:r w:rsidDel="00000000" w:rsidR="00000000" w:rsidRPr="00000000">
        <w:rPr>
          <w:color w:val="333333"/>
          <w:rtl w:val="0"/>
        </w:rPr>
        <w:t xml:space="preserve">対象外とする機能（将来対応・Phase 2以降）</w:t>
      </w:r>
    </w:p>
    <w:p w:rsidR="00000000" w:rsidDel="00000000" w:rsidP="00000000" w:rsidRDefault="00000000" w:rsidRPr="00000000" w14:paraId="00000023">
      <w:pPr>
        <w:numPr>
          <w:ilvl w:val="0"/>
          <w:numId w:val="1"/>
        </w:numPr>
        <w:spacing w:after="60" w:lineRule="auto"/>
        <w:ind w:left="720" w:hanging="360"/>
        <w:rPr>
          <w:sz w:val="22"/>
          <w:szCs w:val="22"/>
        </w:rPr>
      </w:pPr>
      <w:r w:rsidDel="00000000" w:rsidR="00000000" w:rsidRPr="00000000">
        <w:rPr>
          <w:sz w:val="22"/>
          <w:szCs w:val="22"/>
          <w:rtl w:val="0"/>
        </w:rPr>
        <w:t xml:space="preserve">OB・OGデータベース管理（現状はcontactページでの連絡窓口のみ）</w:t>
      </w:r>
    </w:p>
    <w:p w:rsidR="00000000" w:rsidDel="00000000" w:rsidP="00000000" w:rsidRDefault="00000000" w:rsidRPr="00000000" w14:paraId="00000024">
      <w:pPr>
        <w:numPr>
          <w:ilvl w:val="0"/>
          <w:numId w:val="1"/>
        </w:numPr>
        <w:spacing w:after="60" w:lineRule="auto"/>
        <w:ind w:left="720" w:hanging="360"/>
        <w:rPr>
          <w:sz w:val="22"/>
          <w:szCs w:val="22"/>
        </w:rPr>
      </w:pPr>
      <w:r w:rsidDel="00000000" w:rsidR="00000000" w:rsidRPr="00000000">
        <w:rPr>
          <w:sz w:val="22"/>
          <w:szCs w:val="22"/>
          <w:rtl w:val="0"/>
        </w:rPr>
        <w:t xml:space="preserve">会員登録機能・マイページ機能</w:t>
      </w:r>
    </w:p>
    <w:p w:rsidR="00000000" w:rsidDel="00000000" w:rsidP="00000000" w:rsidRDefault="00000000" w:rsidRPr="00000000" w14:paraId="00000025">
      <w:pPr>
        <w:numPr>
          <w:ilvl w:val="0"/>
          <w:numId w:val="1"/>
        </w:numPr>
        <w:spacing w:after="60" w:lineRule="auto"/>
        <w:ind w:left="720" w:hanging="360"/>
        <w:rPr>
          <w:sz w:val="22"/>
          <w:szCs w:val="22"/>
        </w:rPr>
      </w:pPr>
      <w:r w:rsidDel="00000000" w:rsidR="00000000" w:rsidRPr="00000000">
        <w:rPr>
          <w:sz w:val="22"/>
          <w:szCs w:val="22"/>
          <w:rtl w:val="0"/>
        </w:rPr>
        <w:t xml:space="preserve">多言語対応（英語ページ）</w:t>
      </w:r>
    </w:p>
    <w:p w:rsidR="00000000" w:rsidDel="00000000" w:rsidP="00000000" w:rsidRDefault="00000000" w:rsidRPr="00000000" w14:paraId="00000026">
      <w:pPr>
        <w:numPr>
          <w:ilvl w:val="0"/>
          <w:numId w:val="1"/>
        </w:numPr>
        <w:spacing w:after="60" w:lineRule="auto"/>
        <w:ind w:left="720" w:hanging="360"/>
        <w:rPr>
          <w:sz w:val="22"/>
          <w:szCs w:val="22"/>
        </w:rPr>
      </w:pPr>
      <w:r w:rsidDel="00000000" w:rsidR="00000000" w:rsidRPr="00000000">
        <w:rPr>
          <w:sz w:val="22"/>
          <w:szCs w:val="22"/>
          <w:rtl w:val="0"/>
        </w:rPr>
        <w:t xml:space="preserve">スポンサー管理機能</w:t>
      </w:r>
    </w:p>
    <w:p w:rsidR="00000000" w:rsidDel="00000000" w:rsidP="00000000" w:rsidRDefault="00000000" w:rsidRPr="00000000" w14:paraId="00000027">
      <w:pPr>
        <w:numPr>
          <w:ilvl w:val="0"/>
          <w:numId w:val="1"/>
        </w:numPr>
        <w:spacing w:after="60" w:lineRule="auto"/>
        <w:ind w:left="720" w:hanging="360"/>
        <w:rPr>
          <w:sz w:val="22"/>
          <w:szCs w:val="22"/>
        </w:rPr>
      </w:pPr>
      <w:r w:rsidDel="00000000" w:rsidR="00000000" w:rsidRPr="00000000">
        <w:rPr>
          <w:sz w:val="22"/>
          <w:szCs w:val="22"/>
          <w:rtl w:val="0"/>
        </w:rPr>
        <w:t xml:space="preserve">問い合わせ内容のDB保存・管理画面閲覧（メール転送のみで対応）</w:t>
      </w:r>
    </w:p>
    <w:p w:rsidR="00000000" w:rsidDel="00000000" w:rsidP="00000000" w:rsidRDefault="00000000" w:rsidRPr="00000000" w14:paraId="00000028">
      <w:pPr>
        <w:numPr>
          <w:ilvl w:val="0"/>
          <w:numId w:val="1"/>
        </w:numPr>
        <w:spacing w:after="60" w:lineRule="auto"/>
        <w:ind w:left="720" w:hanging="360"/>
        <w:rPr>
          <w:sz w:val="22"/>
          <w:szCs w:val="22"/>
        </w:rPr>
      </w:pPr>
      <w:r w:rsidDel="00000000" w:rsidR="00000000" w:rsidRPr="00000000">
        <w:rPr>
          <w:sz w:val="22"/>
          <w:szCs w:val="22"/>
          <w:rtl w:val="0"/>
        </w:rPr>
        <w:t xml:space="preserve">SNS（Instagram等）との自動連携投稿</w:t>
      </w:r>
    </w:p>
    <w:p w:rsidR="00000000" w:rsidDel="00000000" w:rsidP="00000000" w:rsidRDefault="00000000" w:rsidRPr="00000000" w14:paraId="00000029">
      <w:pPr>
        <w:pStyle w:val="Heading2"/>
        <w:spacing w:after="140" w:before="280" w:lineRule="auto"/>
        <w:rPr>
          <w:color w:val="1f4e79"/>
        </w:rPr>
      </w:pPr>
      <w:r w:rsidDel="00000000" w:rsidR="00000000" w:rsidRPr="00000000">
        <w:rPr>
          <w:color w:val="1f4e79"/>
          <w:rtl w:val="0"/>
        </w:rPr>
        <w:t xml:space="preserve">1-3. 利用者・ステークホルダー</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A">
            <w:pPr>
              <w:jc w:val="center"/>
              <w:rPr>
                <w:sz w:val="22"/>
                <w:szCs w:val="22"/>
              </w:rPr>
            </w:pPr>
            <w:r w:rsidDel="00000000" w:rsidR="00000000" w:rsidRPr="00000000">
              <w:rPr>
                <w:b w:val="1"/>
                <w:bCs w:val="1"/>
                <w:color w:val="ffffff"/>
                <w:rtl w:val="0"/>
              </w:rPr>
              <w:t xml:space="preserve">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2B">
            <w:pPr>
              <w:jc w:val="center"/>
              <w:rPr>
                <w:sz w:val="22"/>
                <w:szCs w:val="22"/>
              </w:rPr>
            </w:pPr>
            <w:r w:rsidDel="00000000" w:rsidR="00000000" w:rsidRPr="00000000">
              <w:rPr>
                <w:b w:val="1"/>
                <w:bCs w:val="1"/>
                <w:color w:val="ffffff"/>
                <w:rtl w:val="0"/>
              </w:rPr>
              <w:t xml:space="preserve">利用内容・想定人数</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C">
            <w:pPr>
              <w:rPr>
                <w:sz w:val="22"/>
                <w:szCs w:val="22"/>
              </w:rPr>
            </w:pPr>
            <w:r w:rsidDel="00000000" w:rsidR="00000000" w:rsidRPr="00000000">
              <w:rPr>
                <w:b w:val="1"/>
                <w:bCs w:val="1"/>
                <w:rtl w:val="0"/>
              </w:rPr>
              <w:t xml:space="preserve">一般訪問者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2D">
            <w:pPr>
              <w:rPr>
                <w:sz w:val="22"/>
                <w:szCs w:val="22"/>
              </w:rPr>
            </w:pPr>
            <w:r w:rsidDel="00000000" w:rsidR="00000000" w:rsidRPr="00000000">
              <w:rPr>
                <w:rtl w:val="0"/>
              </w:rPr>
              <w:t xml:space="preserve">不特定多数。HP閲覧（部員紹介・試合情報・ニュース・イベント情報）</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2E">
            <w:pPr>
              <w:rPr>
                <w:sz w:val="22"/>
                <w:szCs w:val="22"/>
              </w:rPr>
            </w:pPr>
            <w:r w:rsidDel="00000000" w:rsidR="00000000" w:rsidRPr="00000000">
              <w:rPr>
                <w:b w:val="1"/>
                <w:bCs w:val="1"/>
                <w:rtl w:val="0"/>
              </w:rPr>
              <w:t xml:space="preserve">購入者（Shopユーザー）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2F">
            <w:pPr>
              <w:rPr>
                <w:sz w:val="22"/>
                <w:szCs w:val="22"/>
              </w:rPr>
            </w:pPr>
            <w:r w:rsidDel="00000000" w:rsidR="00000000" w:rsidRPr="00000000">
              <w:rPr>
                <w:rtl w:val="0"/>
              </w:rPr>
              <w:t xml:space="preserve">不特定多数。グッズ購入・決済・配送先指定</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0">
            <w:pPr>
              <w:rPr>
                <w:sz w:val="22"/>
                <w:szCs w:val="22"/>
              </w:rPr>
            </w:pPr>
            <w:r w:rsidDel="00000000" w:rsidR="00000000" w:rsidRPr="00000000">
              <w:rPr>
                <w:b w:val="1"/>
                <w:bCs w:val="1"/>
                <w:rtl w:val="0"/>
              </w:rPr>
              <w:t xml:space="preserve">管理者（担当部員）</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1">
            <w:pPr>
              <w:rPr>
                <w:sz w:val="22"/>
                <w:szCs w:val="22"/>
              </w:rPr>
            </w:pPr>
            <w:r w:rsidDel="00000000" w:rsidR="00000000" w:rsidRPr="00000000">
              <w:rPr>
                <w:rtl w:val="0"/>
              </w:rPr>
              <w:t xml:space="preserve">1〜2名。管理画面にログインし、全データの更新・注文対応を実施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32">
            <w:pPr>
              <w:rPr>
                <w:sz w:val="22"/>
                <w:szCs w:val="22"/>
              </w:rPr>
            </w:pPr>
            <w:r w:rsidDel="00000000" w:rsidR="00000000" w:rsidRPr="00000000">
              <w:rPr>
                <w:b w:val="1"/>
                <w:bCs w:val="1"/>
                <w:rtl w:val="0"/>
              </w:rPr>
              <w:t xml:space="preserve">問い合わせ者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33">
            <w:pPr>
              <w:rPr>
                <w:sz w:val="22"/>
                <w:szCs w:val="22"/>
              </w:rPr>
            </w:pPr>
            <w:r w:rsidDel="00000000" w:rsidR="00000000" w:rsidRPr="00000000">
              <w:rPr>
                <w:rtl w:val="0"/>
              </w:rPr>
              <w:t xml:space="preserve">学生・OB/OG・一般（父兄・取材等）。contactフォームから担当者へメール送信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4">
            <w:pPr>
              <w:rPr>
                <w:sz w:val="22"/>
                <w:szCs w:val="22"/>
              </w:rPr>
            </w:pPr>
            <w:r w:rsidDel="00000000" w:rsidR="00000000" w:rsidRPr="00000000">
              <w:rPr>
                <w:b w:val="1"/>
                <w:bCs w:val="1"/>
                <w:rtl w:val="0"/>
              </w:rPr>
              <w:t xml:space="preserve">OB・父兄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5">
            <w:pPr>
              <w:rPr>
                <w:sz w:val="22"/>
                <w:szCs w:val="22"/>
              </w:rPr>
            </w:pPr>
            <w:r w:rsidDel="00000000" w:rsidR="00000000" w:rsidRPr="00000000">
              <w:rPr>
                <w:rtl w:val="0"/>
              </w:rPr>
              <w:t xml:space="preserve">閲覧のみ。主に試合情報・ニュース・イベント情報</w:t>
            </w:r>
            <w:r w:rsidDel="00000000" w:rsidR="00000000" w:rsidRPr="00000000">
              <w:rPr>
                <w:rtl w:val="0"/>
              </w:rPr>
            </w:r>
          </w:p>
        </w:tc>
      </w:tr>
    </w:tbl>
    <w:p w:rsidR="00000000" w:rsidDel="00000000" w:rsidP="00000000" w:rsidRDefault="00000000" w:rsidRPr="00000000" w14:paraId="00000036">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1f4e79" w:space="4" w:sz="10" w:val="single"/>
        </w:pBdr>
        <w:spacing w:after="180" w:lineRule="auto"/>
        <w:rPr>
          <w:color w:val="1f4e79"/>
        </w:rPr>
      </w:pPr>
      <w:r w:rsidDel="00000000" w:rsidR="00000000" w:rsidRPr="00000000">
        <w:rPr>
          <w:color w:val="1f4e79"/>
          <w:rtl w:val="0"/>
        </w:rPr>
        <w:t xml:space="preserve">2. 機能要件</w:t>
      </w:r>
    </w:p>
    <w:p w:rsidR="00000000" w:rsidDel="00000000" w:rsidP="00000000" w:rsidRDefault="00000000" w:rsidRPr="00000000" w14:paraId="00000038">
      <w:pPr>
        <w:pStyle w:val="Heading2"/>
        <w:spacing w:after="140" w:before="280" w:lineRule="auto"/>
        <w:rPr>
          <w:color w:val="1f4e79"/>
        </w:rPr>
      </w:pPr>
      <w:r w:rsidDel="00000000" w:rsidR="00000000" w:rsidRPr="00000000">
        <w:rPr>
          <w:color w:val="1f4e79"/>
          <w:rtl w:val="0"/>
        </w:rPr>
        <w:t xml:space="preserve">2-1. 機能一覧</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100"/>
        <w:gridCol w:w="900"/>
        <w:gridCol w:w="760"/>
        <w:tblGridChange w:id="0">
          <w:tblGrid>
            <w:gridCol w:w="1000"/>
            <w:gridCol w:w="2600"/>
            <w:gridCol w:w="4100"/>
            <w:gridCol w:w="900"/>
            <w:gridCol w:w="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9">
            <w:pPr>
              <w:jc w:val="center"/>
              <w:rPr>
                <w:sz w:val="22"/>
                <w:szCs w:val="22"/>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A">
            <w:pPr>
              <w:jc w:val="center"/>
              <w:rPr>
                <w:sz w:val="22"/>
                <w:szCs w:val="22"/>
              </w:rPr>
            </w:pPr>
            <w:r w:rsidDel="00000000" w:rsidR="00000000" w:rsidRPr="00000000">
              <w:rPr>
                <w:b w:val="1"/>
                <w:bCs w:val="1"/>
                <w:color w:val="ffffff"/>
                <w:rtl w:val="0"/>
              </w:rPr>
              <w:t xml:space="preserve">機能名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B">
            <w:pPr>
              <w:jc w:val="center"/>
              <w:rPr>
                <w:sz w:val="22"/>
                <w:szCs w:val="22"/>
              </w:rPr>
            </w:pPr>
            <w:r w:rsidDel="00000000" w:rsidR="00000000" w:rsidRPr="00000000">
              <w:rPr>
                <w:b w:val="1"/>
                <w:bCs w:val="1"/>
                <w:color w:val="ffffff"/>
                <w:rtl w:val="0"/>
              </w:rPr>
              <w:t xml:space="preserve">概要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C">
            <w:pPr>
              <w:jc w:val="center"/>
              <w:rPr>
                <w:sz w:val="22"/>
                <w:szCs w:val="22"/>
              </w:rPr>
            </w:pPr>
            <w:r w:rsidDel="00000000" w:rsidR="00000000" w:rsidRPr="00000000">
              <w:rPr>
                <w:b w:val="1"/>
                <w:bCs w:val="1"/>
                <w:color w:val="ffffff"/>
                <w:rtl w:val="0"/>
              </w:rPr>
              <w:t xml:space="preserve">優先度</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D">
            <w:pPr>
              <w:jc w:val="center"/>
              <w:rPr>
                <w:sz w:val="22"/>
                <w:szCs w:val="22"/>
              </w:rPr>
            </w:pPr>
            <w:r w:rsidDel="00000000" w:rsidR="00000000" w:rsidRPr="00000000">
              <w:rPr>
                <w:b w:val="1"/>
                <w:bCs w:val="1"/>
                <w:color w:val="ffffff"/>
                <w:rtl w:val="0"/>
              </w:rPr>
              <w:t xml:space="preserve">区分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E">
            <w:pPr>
              <w:jc w:val="center"/>
              <w:rPr>
                <w:sz w:val="22"/>
                <w:szCs w:val="22"/>
              </w:rPr>
            </w:pPr>
            <w:r w:rsidDel="00000000" w:rsidR="00000000" w:rsidRPr="00000000">
              <w:rPr>
                <w:b w:val="1"/>
                <w:bCs w:val="1"/>
                <w:rtl w:val="0"/>
              </w:rPr>
              <w:t xml:space="preserve">F-01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3F">
            <w:pPr>
              <w:rPr>
                <w:sz w:val="22"/>
                <w:szCs w:val="22"/>
              </w:rPr>
            </w:pPr>
            <w:r w:rsidDel="00000000" w:rsidR="00000000" w:rsidRPr="00000000">
              <w:rPr>
                <w:b w:val="1"/>
                <w:bCs w:val="1"/>
                <w:rtl w:val="0"/>
              </w:rPr>
              <w:t xml:space="preserve">管理者ログイン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0">
            <w:pPr>
              <w:rPr>
                <w:sz w:val="22"/>
                <w:szCs w:val="22"/>
              </w:rPr>
            </w:pPr>
            <w:r w:rsidDel="00000000" w:rsidR="00000000" w:rsidRPr="00000000">
              <w:rPr>
                <w:rtl w:val="0"/>
              </w:rPr>
              <w:t xml:space="preserve">ID/パスワードによる管理画面への認証。ログイン失敗時のロック機能を含む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1">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2">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3">
            <w:pPr>
              <w:jc w:val="center"/>
              <w:rPr>
                <w:sz w:val="22"/>
                <w:szCs w:val="22"/>
              </w:rPr>
            </w:pPr>
            <w:r w:rsidDel="00000000" w:rsidR="00000000" w:rsidRPr="00000000">
              <w:rPr>
                <w:b w:val="1"/>
                <w:bCs w:val="1"/>
                <w:rtl w:val="0"/>
              </w:rPr>
              <w:t xml:space="preserve">F-02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4">
            <w:pPr>
              <w:rPr>
                <w:sz w:val="22"/>
                <w:szCs w:val="22"/>
              </w:rPr>
            </w:pPr>
            <w:r w:rsidDel="00000000" w:rsidR="00000000" w:rsidRPr="00000000">
              <w:rPr>
                <w:b w:val="1"/>
                <w:bCs w:val="1"/>
                <w:rtl w:val="0"/>
              </w:rPr>
              <w:t xml:space="preserve">ニュース管理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5">
            <w:pPr>
              <w:rPr>
                <w:sz w:val="22"/>
                <w:szCs w:val="22"/>
              </w:rPr>
            </w:pPr>
            <w:r w:rsidDel="00000000" w:rsidR="00000000" w:rsidRPr="00000000">
              <w:rPr>
                <w:rtl w:val="0"/>
              </w:rPr>
              <w:t xml:space="preserve">タイトル・本文・カテゴリ・公開日・アイキャッチ画像を指定した記事の投稿・編集・削除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6">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7">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8">
            <w:pPr>
              <w:jc w:val="center"/>
              <w:rPr>
                <w:sz w:val="22"/>
                <w:szCs w:val="22"/>
              </w:rPr>
            </w:pPr>
            <w:r w:rsidDel="00000000" w:rsidR="00000000" w:rsidRPr="00000000">
              <w:rPr>
                <w:b w:val="1"/>
                <w:bCs w:val="1"/>
                <w:rtl w:val="0"/>
              </w:rPr>
              <w:t xml:space="preserve">F-03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9">
            <w:pPr>
              <w:rPr>
                <w:sz w:val="22"/>
                <w:szCs w:val="22"/>
              </w:rPr>
            </w:pPr>
            <w:r w:rsidDel="00000000" w:rsidR="00000000" w:rsidRPr="00000000">
              <w:rPr>
                <w:b w:val="1"/>
                <w:bCs w:val="1"/>
                <w:rtl w:val="0"/>
              </w:rPr>
              <w:t xml:space="preserve">試合情報管理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A">
            <w:pPr>
              <w:rPr>
                <w:sz w:val="22"/>
                <w:szCs w:val="22"/>
              </w:rPr>
            </w:pPr>
            <w:r w:rsidDel="00000000" w:rsidR="00000000" w:rsidRPr="00000000">
              <w:rPr>
                <w:rtl w:val="0"/>
              </w:rPr>
              <w:t xml:space="preserve">Next Battle（次戦情報）・試合結果・シーズン成績の登録・編集・削除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B">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4C">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D">
            <w:pPr>
              <w:jc w:val="center"/>
              <w:rPr>
                <w:sz w:val="22"/>
                <w:szCs w:val="22"/>
              </w:rPr>
            </w:pPr>
            <w:r w:rsidDel="00000000" w:rsidR="00000000" w:rsidRPr="00000000">
              <w:rPr>
                <w:b w:val="1"/>
                <w:bCs w:val="1"/>
                <w:rtl w:val="0"/>
              </w:rPr>
              <w:t xml:space="preserve">F-04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E">
            <w:pPr>
              <w:rPr>
                <w:sz w:val="22"/>
                <w:szCs w:val="22"/>
              </w:rPr>
            </w:pPr>
            <w:r w:rsidDel="00000000" w:rsidR="00000000" w:rsidRPr="00000000">
              <w:rPr>
                <w:b w:val="1"/>
                <w:bCs w:val="1"/>
                <w:rtl w:val="0"/>
              </w:rPr>
              <w:t xml:space="preserve">部員（選手）管理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4F">
            <w:pPr>
              <w:rPr>
                <w:sz w:val="22"/>
                <w:szCs w:val="22"/>
              </w:rPr>
            </w:pPr>
            <w:r w:rsidDel="00000000" w:rsidR="00000000" w:rsidRPr="00000000">
              <w:rPr>
                <w:rtl w:val="0"/>
              </w:rPr>
              <w:t xml:space="preserve">氏名・学年・ポジション・背番号・プロフィール・写真等の登録・編集・削除。Offense/Defense/Special Teams区分での管理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0">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1">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2">
            <w:pPr>
              <w:jc w:val="center"/>
              <w:rPr>
                <w:sz w:val="22"/>
                <w:szCs w:val="22"/>
              </w:rPr>
            </w:pPr>
            <w:r w:rsidDel="00000000" w:rsidR="00000000" w:rsidRPr="00000000">
              <w:rPr>
                <w:b w:val="1"/>
                <w:bCs w:val="1"/>
                <w:rtl w:val="0"/>
              </w:rPr>
              <w:t xml:space="preserve">F-05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3">
            <w:pPr>
              <w:rPr>
                <w:sz w:val="22"/>
                <w:szCs w:val="22"/>
              </w:rPr>
            </w:pPr>
            <w:r w:rsidDel="00000000" w:rsidR="00000000" w:rsidRPr="00000000">
              <w:rPr>
                <w:b w:val="1"/>
                <w:bCs w:val="1"/>
                <w:rtl w:val="0"/>
              </w:rPr>
              <w:t xml:space="preserve">コーチ・スタッフ管理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4">
            <w:pPr>
              <w:rPr>
                <w:sz w:val="22"/>
                <w:szCs w:val="22"/>
              </w:rPr>
            </w:pPr>
            <w:r w:rsidDel="00000000" w:rsidR="00000000" w:rsidRPr="00000000">
              <w:rPr>
                <w:rtl w:val="0"/>
              </w:rPr>
              <w:t xml:space="preserve">ヘッドコーチ・コーチ陣・マネージャーの情報登録・編集・削除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5">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6">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7">
            <w:pPr>
              <w:jc w:val="center"/>
              <w:rPr>
                <w:sz w:val="22"/>
                <w:szCs w:val="22"/>
              </w:rPr>
            </w:pPr>
            <w:r w:rsidDel="00000000" w:rsidR="00000000" w:rsidRPr="00000000">
              <w:rPr>
                <w:b w:val="1"/>
                <w:bCs w:val="1"/>
                <w:rtl w:val="0"/>
              </w:rPr>
              <w:t xml:space="preserve">F-06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8">
            <w:pPr>
              <w:rPr>
                <w:sz w:val="22"/>
                <w:szCs w:val="22"/>
              </w:rPr>
            </w:pPr>
            <w:r w:rsidDel="00000000" w:rsidR="00000000" w:rsidRPr="00000000">
              <w:rPr>
                <w:b w:val="1"/>
                <w:bCs w:val="1"/>
                <w:rtl w:val="0"/>
              </w:rPr>
              <w:t xml:space="preserve">イベント管理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9">
            <w:pPr>
              <w:rPr>
                <w:sz w:val="22"/>
                <w:szCs w:val="22"/>
              </w:rPr>
            </w:pPr>
            <w:r w:rsidDel="00000000" w:rsidR="00000000" w:rsidRPr="00000000">
              <w:rPr>
                <w:rtl w:val="0"/>
              </w:rPr>
              <w:t xml:space="preserve">イベント名・日時・場所・概要・ポスター画像の登録・編集・削除（Coming Up / Year Timeline両対応）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A">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5B">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C">
            <w:pPr>
              <w:jc w:val="center"/>
              <w:rPr>
                <w:sz w:val="22"/>
                <w:szCs w:val="22"/>
              </w:rPr>
            </w:pPr>
            <w:sdt>
              <w:sdtPr>
                <w:id w:val="1559390018"/>
                <w:tag w:val="goog_rdk_2"/>
              </w:sdtPr>
              <w:sdtContent>
                <w:commentRangeStart w:id="2"/>
              </w:sdtContent>
            </w:sdt>
            <w:r w:rsidDel="00000000" w:rsidR="00000000" w:rsidRPr="00000000">
              <w:rPr>
                <w:b w:val="1"/>
                <w:bCs w:val="1"/>
                <w:rtl w:val="0"/>
              </w:rPr>
              <w:t xml:space="preserve">F-07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D">
            <w:pPr>
              <w:rPr>
                <w:sz w:val="22"/>
                <w:szCs w:val="22"/>
              </w:rPr>
            </w:pPr>
            <w:r w:rsidDel="00000000" w:rsidR="00000000" w:rsidRPr="00000000">
              <w:rPr>
                <w:b w:val="1"/>
                <w:bCs w:val="1"/>
                <w:rtl w:val="0"/>
              </w:rPr>
              <w:t xml:space="preserve">商品（グッズ）管理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E">
            <w:pPr>
              <w:rPr>
                <w:sz w:val="22"/>
                <w:szCs w:val="22"/>
              </w:rPr>
            </w:pPr>
            <w:r w:rsidDel="00000000" w:rsidR="00000000" w:rsidRPr="00000000">
              <w:rPr>
                <w:rtl w:val="0"/>
              </w:rPr>
              <w:t xml:space="preserve">商品名・画像・価格・在庫数・商品説明の登録・編集・削除。Spotlight Item設定可能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5F">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0">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1">
            <w:pPr>
              <w:jc w:val="center"/>
              <w:rPr>
                <w:sz w:val="22"/>
                <w:szCs w:val="22"/>
              </w:rPr>
            </w:pPr>
            <w:commentRangeEnd w:id="2"/>
            <w:r w:rsidDel="00000000" w:rsidR="00000000" w:rsidRPr="00000000">
              <w:commentReference w:id="2"/>
            </w:r>
            <w:sdt>
              <w:sdtPr>
                <w:id w:val="214727563"/>
                <w:tag w:val="goog_rdk_3"/>
              </w:sdtPr>
              <w:sdtContent>
                <w:commentRangeStart w:id="3"/>
              </w:sdtContent>
            </w:sdt>
            <w:r w:rsidDel="00000000" w:rsidR="00000000" w:rsidRPr="00000000">
              <w:rPr>
                <w:b w:val="1"/>
                <w:bCs w:val="1"/>
                <w:rtl w:val="0"/>
              </w:rPr>
              <w:t xml:space="preserve">F-08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2">
            <w:pPr>
              <w:rPr>
                <w:sz w:val="22"/>
                <w:szCs w:val="22"/>
              </w:rPr>
            </w:pPr>
            <w:r w:rsidDel="00000000" w:rsidR="00000000" w:rsidRPr="00000000">
              <w:rPr>
                <w:b w:val="1"/>
                <w:bCs w:val="1"/>
                <w:rtl w:val="0"/>
              </w:rPr>
              <w:t xml:space="preserve">注文管理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3">
            <w:pPr>
              <w:rPr>
                <w:sz w:val="22"/>
                <w:szCs w:val="22"/>
              </w:rPr>
            </w:pPr>
            <w:r w:rsidDel="00000000" w:rsidR="00000000" w:rsidRPr="00000000">
              <w:rPr>
                <w:rtl w:val="0"/>
              </w:rPr>
              <w:t xml:space="preserve">受注一覧の閲覧、注文ステータス（受付/入金確認/発送済/完了）の更新、発送管理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4">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5">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6">
            <w:pPr>
              <w:jc w:val="center"/>
              <w:rPr>
                <w:sz w:val="22"/>
                <w:szCs w:val="22"/>
              </w:rPr>
            </w:pPr>
            <w:commentRangeEnd w:id="3"/>
            <w:r w:rsidDel="00000000" w:rsidR="00000000" w:rsidRPr="00000000">
              <w:commentReference w:id="3"/>
            </w:r>
            <w:r w:rsidDel="00000000" w:rsidR="00000000" w:rsidRPr="00000000">
              <w:rPr>
                <w:b w:val="1"/>
                <w:bCs w:val="1"/>
                <w:rtl w:val="0"/>
              </w:rPr>
              <w:t xml:space="preserve">F-09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7">
            <w:pPr>
              <w:rPr>
                <w:sz w:val="22"/>
                <w:szCs w:val="22"/>
              </w:rPr>
            </w:pPr>
            <w:r w:rsidDel="00000000" w:rsidR="00000000" w:rsidRPr="00000000">
              <w:rPr>
                <w:b w:val="1"/>
                <w:bCs w:val="1"/>
                <w:rtl w:val="0"/>
              </w:rPr>
              <w:t xml:space="preserve">オンライン決済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8">
            <w:pPr>
              <w:rPr>
                <w:sz w:val="22"/>
                <w:szCs w:val="22"/>
              </w:rPr>
            </w:pPr>
            <w:r w:rsidDel="00000000" w:rsidR="00000000" w:rsidRPr="00000000">
              <w:rPr>
                <w:rtl w:val="0"/>
              </w:rPr>
              <w:t xml:space="preserve">カート機能・購入者情報入力・決済代行サービス経由での支払い処理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9">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6A">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B">
            <w:pPr>
              <w:jc w:val="center"/>
              <w:rPr>
                <w:sz w:val="22"/>
                <w:szCs w:val="22"/>
              </w:rPr>
            </w:pPr>
            <w:r w:rsidDel="00000000" w:rsidR="00000000" w:rsidRPr="00000000">
              <w:rPr>
                <w:b w:val="1"/>
                <w:bCs w:val="1"/>
                <w:rtl w:val="0"/>
              </w:rPr>
              <w:t xml:space="preserve">F-10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C">
            <w:pPr>
              <w:rPr>
                <w:sz w:val="22"/>
                <w:szCs w:val="22"/>
              </w:rPr>
            </w:pPr>
            <w:r w:rsidDel="00000000" w:rsidR="00000000" w:rsidRPr="00000000">
              <w:rPr>
                <w:b w:val="1"/>
                <w:bCs w:val="1"/>
                <w:rtl w:val="0"/>
              </w:rPr>
              <w:t xml:space="preserve">トップページ表示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D">
            <w:pPr>
              <w:rPr>
                <w:sz w:val="22"/>
                <w:szCs w:val="22"/>
              </w:rPr>
            </w:pPr>
            <w:r w:rsidDel="00000000" w:rsidR="00000000" w:rsidRPr="00000000">
              <w:rPr>
                <w:rtl w:val="0"/>
              </w:rPr>
              <w:t xml:space="preserve">ヒーロービジュアル・Next Battle・About・Head Coach・Joinセクションを動的データで表示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E">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6F">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0">
            <w:pPr>
              <w:jc w:val="center"/>
              <w:rPr>
                <w:sz w:val="22"/>
                <w:szCs w:val="22"/>
              </w:rPr>
            </w:pPr>
            <w:r w:rsidDel="00000000" w:rsidR="00000000" w:rsidRPr="00000000">
              <w:rPr>
                <w:b w:val="1"/>
                <w:bCs w:val="1"/>
                <w:rtl w:val="0"/>
              </w:rPr>
              <w:t xml:space="preserve">F-11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1">
            <w:pPr>
              <w:rPr>
                <w:sz w:val="22"/>
                <w:szCs w:val="22"/>
              </w:rPr>
            </w:pPr>
            <w:r w:rsidDel="00000000" w:rsidR="00000000" w:rsidRPr="00000000">
              <w:rPr>
                <w:b w:val="1"/>
                <w:bCs w:val="1"/>
                <w:rtl w:val="0"/>
              </w:rPr>
              <w:t xml:space="preserve">ニュース一覧・詳細表示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2">
            <w:pPr>
              <w:rPr>
                <w:sz w:val="22"/>
                <w:szCs w:val="22"/>
              </w:rPr>
            </w:pPr>
            <w:r w:rsidDel="00000000" w:rsidR="00000000" w:rsidRPr="00000000">
              <w:rPr>
                <w:rtl w:val="0"/>
              </w:rPr>
              <w:t xml:space="preserve">カテゴリ絞り込み、アーカイブ（年月別）、ページネーション対応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3">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4">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5">
            <w:pPr>
              <w:jc w:val="center"/>
              <w:rPr>
                <w:sz w:val="22"/>
                <w:szCs w:val="22"/>
              </w:rPr>
            </w:pPr>
            <w:r w:rsidDel="00000000" w:rsidR="00000000" w:rsidRPr="00000000">
              <w:rPr>
                <w:b w:val="1"/>
                <w:bCs w:val="1"/>
                <w:rtl w:val="0"/>
              </w:rPr>
              <w:t xml:space="preserve">F-12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6">
            <w:pPr>
              <w:rPr>
                <w:sz w:val="22"/>
                <w:szCs w:val="22"/>
              </w:rPr>
            </w:pPr>
            <w:r w:rsidDel="00000000" w:rsidR="00000000" w:rsidRPr="00000000">
              <w:rPr>
                <w:b w:val="1"/>
                <w:bCs w:val="1"/>
                <w:rtl w:val="0"/>
              </w:rPr>
              <w:t xml:space="preserve">試合センター表示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7">
            <w:pPr>
              <w:rPr>
                <w:sz w:val="22"/>
                <w:szCs w:val="22"/>
              </w:rPr>
            </w:pPr>
            <w:r w:rsidDel="00000000" w:rsidR="00000000" w:rsidRPr="00000000">
              <w:rPr>
                <w:rtl w:val="0"/>
              </w:rPr>
              <w:t xml:space="preserve">次戦情報・全試合結果・シーズン成績を閲覧。年度別切替対応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8">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9">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A">
            <w:pPr>
              <w:jc w:val="center"/>
              <w:rPr>
                <w:sz w:val="22"/>
                <w:szCs w:val="22"/>
              </w:rPr>
            </w:pPr>
            <w:r w:rsidDel="00000000" w:rsidR="00000000" w:rsidRPr="00000000">
              <w:rPr>
                <w:b w:val="1"/>
                <w:bCs w:val="1"/>
                <w:rtl w:val="0"/>
              </w:rPr>
              <w:t xml:space="preserve">F-13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B">
            <w:pPr>
              <w:rPr>
                <w:sz w:val="22"/>
                <w:szCs w:val="22"/>
              </w:rPr>
            </w:pPr>
            <w:r w:rsidDel="00000000" w:rsidR="00000000" w:rsidRPr="00000000">
              <w:rPr>
                <w:b w:val="1"/>
                <w:bCs w:val="1"/>
                <w:rtl w:val="0"/>
              </w:rPr>
              <w:t xml:space="preserve">チーム一覧表示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C">
            <w:pPr>
              <w:rPr>
                <w:sz w:val="22"/>
                <w:szCs w:val="22"/>
              </w:rPr>
            </w:pPr>
            <w:r w:rsidDel="00000000" w:rsidR="00000000" w:rsidRPr="00000000">
              <w:rPr>
                <w:rtl w:val="0"/>
              </w:rPr>
              <w:t xml:space="preserve">コーチ・選手（Offense/Defense/Special Teams）・スタッフ＆マネージャーを区分表示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D">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7E">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7F">
            <w:pPr>
              <w:jc w:val="center"/>
              <w:rPr>
                <w:sz w:val="22"/>
                <w:szCs w:val="22"/>
              </w:rPr>
            </w:pPr>
            <w:r w:rsidDel="00000000" w:rsidR="00000000" w:rsidRPr="00000000">
              <w:rPr>
                <w:b w:val="1"/>
                <w:bCs w:val="1"/>
                <w:rtl w:val="0"/>
              </w:rPr>
              <w:t xml:space="preserve">F-14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0">
            <w:pPr>
              <w:rPr>
                <w:sz w:val="22"/>
                <w:szCs w:val="22"/>
              </w:rPr>
            </w:pPr>
            <w:r w:rsidDel="00000000" w:rsidR="00000000" w:rsidRPr="00000000">
              <w:rPr>
                <w:b w:val="1"/>
                <w:bCs w:val="1"/>
                <w:rtl w:val="0"/>
              </w:rPr>
              <w:t xml:space="preserve">Shop表示・購入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1">
            <w:pPr>
              <w:rPr>
                <w:sz w:val="22"/>
                <w:szCs w:val="22"/>
              </w:rPr>
            </w:pPr>
            <w:r w:rsidDel="00000000" w:rsidR="00000000" w:rsidRPr="00000000">
              <w:rPr>
                <w:rtl w:val="0"/>
              </w:rPr>
              <w:t xml:space="preserve">商品一覧・詳細・カート投入・注文確認・決済完了までの導線</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2">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3">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4">
            <w:pPr>
              <w:jc w:val="center"/>
              <w:rPr>
                <w:sz w:val="22"/>
                <w:szCs w:val="22"/>
              </w:rPr>
            </w:pPr>
            <w:r w:rsidDel="00000000" w:rsidR="00000000" w:rsidRPr="00000000">
              <w:rPr>
                <w:b w:val="1"/>
                <w:bCs w:val="1"/>
                <w:rtl w:val="0"/>
              </w:rPr>
              <w:t xml:space="preserve">F-15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5">
            <w:pPr>
              <w:rPr>
                <w:sz w:val="22"/>
                <w:szCs w:val="22"/>
              </w:rPr>
            </w:pPr>
            <w:r w:rsidDel="00000000" w:rsidR="00000000" w:rsidRPr="00000000">
              <w:rPr>
                <w:b w:val="1"/>
                <w:bCs w:val="1"/>
                <w:rtl w:val="0"/>
              </w:rPr>
              <w:t xml:space="preserve">イベント表示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6">
            <w:pPr>
              <w:rPr>
                <w:sz w:val="22"/>
                <w:szCs w:val="22"/>
              </w:rPr>
            </w:pPr>
            <w:r w:rsidDel="00000000" w:rsidR="00000000" w:rsidRPr="00000000">
              <w:rPr>
                <w:rtl w:val="0"/>
              </w:rPr>
              <w:t xml:space="preserve">Coming Up / Year Timeline / ポスターギャラリー / イベント区分別表示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7">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8">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9">
            <w:pPr>
              <w:jc w:val="center"/>
              <w:rPr>
                <w:sz w:val="22"/>
                <w:szCs w:val="22"/>
              </w:rPr>
            </w:pPr>
            <w:r w:rsidDel="00000000" w:rsidR="00000000" w:rsidRPr="00000000">
              <w:rPr>
                <w:b w:val="1"/>
                <w:bCs w:val="1"/>
                <w:rtl w:val="0"/>
              </w:rPr>
              <w:t xml:space="preserve">F-16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A">
            <w:pPr>
              <w:rPr>
                <w:sz w:val="22"/>
                <w:szCs w:val="22"/>
              </w:rPr>
            </w:pPr>
            <w:r w:rsidDel="00000000" w:rsidR="00000000" w:rsidRPr="00000000">
              <w:rPr>
                <w:b w:val="1"/>
                <w:bCs w:val="1"/>
                <w:rtl w:val="0"/>
              </w:rPr>
              <w:t xml:space="preserve">お問い合わせフォーム</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B">
            <w:pPr>
              <w:rPr>
                <w:sz w:val="22"/>
                <w:szCs w:val="22"/>
              </w:rPr>
            </w:pPr>
            <w:r w:rsidDel="00000000" w:rsidR="00000000" w:rsidRPr="00000000">
              <w:rPr>
                <w:rtl w:val="0"/>
              </w:rPr>
              <w:t xml:space="preserve">区分（学生/OB・OG/一般）別の問い合わせフォーム。担当者メールに自動転送（DB保存はしない）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C">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8D">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E">
            <w:pPr>
              <w:jc w:val="center"/>
              <w:rPr>
                <w:sz w:val="22"/>
                <w:szCs w:val="22"/>
              </w:rPr>
            </w:pPr>
            <w:r w:rsidDel="00000000" w:rsidR="00000000" w:rsidRPr="00000000">
              <w:rPr>
                <w:b w:val="1"/>
                <w:bCs w:val="1"/>
                <w:rtl w:val="0"/>
              </w:rPr>
              <w:t xml:space="preserve">F-17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8F">
            <w:pPr>
              <w:rPr>
                <w:sz w:val="22"/>
                <w:szCs w:val="22"/>
              </w:rPr>
            </w:pPr>
            <w:r w:rsidDel="00000000" w:rsidR="00000000" w:rsidRPr="00000000">
              <w:rPr>
                <w:b w:val="1"/>
                <w:bCs w:val="1"/>
                <w:rtl w:val="0"/>
              </w:rPr>
              <w:t xml:space="preserve">FAQ表示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90">
            <w:pPr>
              <w:rPr>
                <w:sz w:val="22"/>
                <w:szCs w:val="22"/>
              </w:rPr>
            </w:pPr>
            <w:r w:rsidDel="00000000" w:rsidR="00000000" w:rsidRPr="00000000">
              <w:rPr>
                <w:rtl w:val="0"/>
              </w:rPr>
              <w:t xml:space="preserve">よくある質問（Before You Ask）の静的表示。管理画面からの編集は任意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91">
            <w:pPr>
              <w:jc w:val="center"/>
              <w:rPr>
                <w:sz w:val="22"/>
                <w:szCs w:val="22"/>
              </w:rPr>
            </w:pPr>
            <w:r w:rsidDel="00000000" w:rsidR="00000000" w:rsidRPr="00000000">
              <w:rPr>
                <w:rtl w:val="0"/>
              </w:rPr>
              <w:t xml:space="preserve">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92">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93">
            <w:pPr>
              <w:jc w:val="center"/>
              <w:rPr>
                <w:sz w:val="22"/>
                <w:szCs w:val="22"/>
              </w:rPr>
            </w:pPr>
            <w:r w:rsidDel="00000000" w:rsidR="00000000" w:rsidRPr="00000000">
              <w:rPr>
                <w:b w:val="1"/>
                <w:bCs w:val="1"/>
                <w:rtl w:val="0"/>
              </w:rPr>
              <w:t xml:space="preserve">F-18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94">
            <w:pPr>
              <w:rPr>
                <w:sz w:val="22"/>
                <w:szCs w:val="22"/>
              </w:rPr>
            </w:pPr>
            <w:r w:rsidDel="00000000" w:rsidR="00000000" w:rsidRPr="00000000">
              <w:rPr>
                <w:b w:val="1"/>
                <w:bCs w:val="1"/>
                <w:rtl w:val="0"/>
              </w:rPr>
              <w:t xml:space="preserve">画像アップロード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95">
            <w:pPr>
              <w:rPr>
                <w:sz w:val="22"/>
                <w:szCs w:val="22"/>
              </w:rPr>
            </w:pPr>
            <w:r w:rsidDel="00000000" w:rsidR="00000000" w:rsidRPr="00000000">
              <w:rPr>
                <w:rtl w:val="0"/>
              </w:rPr>
              <w:t xml:space="preserve">各管理画面で画像を直接アップロード可能。自動リサイズ対応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96">
            <w:pPr>
              <w:jc w:val="center"/>
              <w:rPr>
                <w:sz w:val="22"/>
                <w:szCs w:val="22"/>
              </w:rPr>
            </w:pPr>
            <w:r w:rsidDel="00000000" w:rsidR="00000000" w:rsidRPr="00000000">
              <w:rPr>
                <w:rtl w:val="0"/>
              </w:rPr>
              <w:t xml:space="preserve">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97">
            <w:pPr>
              <w:jc w:val="center"/>
              <w:rPr>
                <w:sz w:val="22"/>
                <w:szCs w:val="22"/>
              </w:rPr>
            </w:pPr>
            <w:r w:rsidDel="00000000" w:rsidR="00000000" w:rsidRPr="00000000">
              <w:rPr>
                <w:rtl w:val="0"/>
              </w:rPr>
              <w:t xml:space="preserve">管理</w:t>
            </w:r>
            <w:r w:rsidDel="00000000" w:rsidR="00000000" w:rsidRPr="00000000">
              <w:rPr>
                <w:rtl w:val="0"/>
              </w:rPr>
            </w:r>
          </w:p>
        </w:tc>
      </w:tr>
    </w:tbl>
    <w:p w:rsidR="00000000" w:rsidDel="00000000" w:rsidP="00000000" w:rsidRDefault="00000000" w:rsidRPr="00000000" w14:paraId="00000098">
      <w:pPr>
        <w:rPr>
          <w:sz w:val="22"/>
          <w:szCs w:val="22"/>
        </w:rPr>
      </w:pPr>
      <w:r w:rsidDel="00000000" w:rsidR="00000000" w:rsidRPr="00000000">
        <w:rPr>
          <w:rtl w:val="0"/>
        </w:rPr>
      </w:r>
    </w:p>
    <w:p w:rsidR="00000000" w:rsidDel="00000000" w:rsidP="00000000" w:rsidRDefault="00000000" w:rsidRPr="00000000" w14:paraId="00000099">
      <w:pPr>
        <w:pStyle w:val="Heading2"/>
        <w:spacing w:after="140" w:before="280" w:lineRule="auto"/>
        <w:rPr>
          <w:color w:val="1f4e79"/>
        </w:rPr>
      </w:pPr>
      <w:r w:rsidDel="00000000" w:rsidR="00000000" w:rsidRPr="00000000">
        <w:rPr>
          <w:color w:val="1f4e79"/>
          <w:rtl w:val="0"/>
        </w:rPr>
        <w:t xml:space="preserve">2-2. 画面一覧</w:t>
      </w:r>
    </w:p>
    <w:tbl>
      <w:tblPr>
        <w:tblStyle w:val="Table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995"/>
        <w:gridCol w:w="1920"/>
        <w:gridCol w:w="2880"/>
        <w:gridCol w:w="1560"/>
        <w:gridCol w:w="315"/>
        <w:tblGridChange w:id="0">
          <w:tblGrid>
            <w:gridCol w:w="1005"/>
            <w:gridCol w:w="1995"/>
            <w:gridCol w:w="1920"/>
            <w:gridCol w:w="2880"/>
            <w:gridCol w:w="1560"/>
            <w:gridCol w:w="315"/>
          </w:tblGrid>
        </w:tblGridChange>
      </w:tblGrid>
      <w:sdt>
        <w:sdtPr>
          <w:id w:val="-113976485"/>
          <w:tag w:val="goog_rdk_4"/>
        </w:sdtPr>
        <w:sdtContent>
          <w:tr>
            <w:trPr>
              <w:cantSplit w:val="0"/>
              <w:trHeight w:val="974.9999999999999" w:hRule="atLeast"/>
              <w:tblHeader w:val="1"/>
              <w:trPrChange w:author="平原照也" w:id="0" w:date="2026-04-23T01:44:49Z">
                <w:trPr>
                  <w:cantSplit w:val="0"/>
                  <w:tblHeader w:val="1"/>
                </w:trPr>
              </w:trPrChange>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p w:rsidR="00000000" w:rsidDel="00000000" w:rsidP="00000000" w:rsidRDefault="00000000" w:rsidRPr="00000000" w14:paraId="0000009A">
                <w:pPr>
                  <w:jc w:val="center"/>
                  <w:rPr>
                    <w:sz w:val="22"/>
                    <w:szCs w:val="22"/>
                  </w:rPr>
                </w:pPr>
                <w:r w:rsidDel="00000000" w:rsidR="00000000" w:rsidRPr="00000000">
                  <w:rPr>
                    <w:b w:val="1"/>
                    <w:bCs w:val="1"/>
                    <w:color w:val="ffffff"/>
                    <w:rtl w:val="0"/>
                  </w:rPr>
                  <w:t xml:space="preserve">画面ID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p w:rsidR="00000000" w:rsidDel="00000000" w:rsidP="00000000" w:rsidRDefault="00000000" w:rsidRPr="00000000" w14:paraId="0000009B">
                <w:pPr>
                  <w:jc w:val="center"/>
                  <w:rPr>
                    <w:sz w:val="22"/>
                    <w:szCs w:val="22"/>
                  </w:rPr>
                </w:pPr>
                <w:r w:rsidDel="00000000" w:rsidR="00000000" w:rsidRPr="00000000">
                  <w:rPr>
                    <w:b w:val="1"/>
                    <w:bCs w:val="1"/>
                    <w:color w:val="ffffff"/>
                    <w:rtl w:val="0"/>
                  </w:rPr>
                  <w:t xml:space="preserve">画面名</w:t>
                </w:r>
                <w:r w:rsidDel="00000000" w:rsidR="00000000" w:rsidRPr="00000000">
                  <w:rPr>
                    <w:rtl w:val="0"/>
                  </w:rPr>
                </w:r>
              </w:p>
            </w:tc>
            <w:sdt>
              <w:sdtPr>
                <w:id w:val="-1607536009"/>
                <w:tag w:val="goog_rdk_6"/>
              </w:sdtPr>
              <w:sdtContent>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cellIns w:author="平原照也" w:id="1" w:date="2026-04-23T01:44:26Z"/>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sdt>
                    <w:sdtPr>
                      <w:id w:val="-631855573"/>
                      <w:tag w:val="goog_rdk_9"/>
                    </w:sdtPr>
                    <w:sdtContent>
                      <w:p w:rsidR="00000000" w:rsidDel="00000000" w:rsidP="00000000" w:rsidRDefault="00000000" w:rsidRPr="00000000" w14:paraId="0000009C">
                        <w:pPr>
                          <w:jc w:val="center"/>
                          <w:rPr>
                            <w:ins w:author="平原照也" w:id="1" w:date="2026-04-23T01:44:26Z"/>
                            <w:b w:val="1"/>
                            <w:bCs w:val="1"/>
                            <w:color w:val="ffffff"/>
                            <w:rPrChange w:author="平原照也" w:id="2" w:date="2026-04-23T01:44:26Z">
                              <w:rPr>
                                <w:sz w:val="22"/>
                                <w:szCs w:val="22"/>
                              </w:rPr>
                            </w:rPrChange>
                          </w:rPr>
                        </w:pPr>
                        <w:sdt>
                          <w:sdtPr>
                            <w:id w:val="-577721471"/>
                            <w:tag w:val="goog_rdk_7"/>
                          </w:sdtPr>
                          <w:sdtContent>
                            <w:ins w:author="平原照也" w:id="1" w:date="2026-04-23T01:44:26Z"/>
                            <w:sdt>
                              <w:sdtPr>
                                <w:id w:val="-302257477"/>
                                <w:tag w:val="goog_rdk_8"/>
                              </w:sdtPr>
                              <w:sdtContent>
                                <w:ins w:author="平原照也" w:id="1" w:date="2026-04-23T01:44:26Z">
                                  <w:r w:rsidDel="00000000" w:rsidR="00000000" w:rsidRPr="00000000">
                                    <w:rPr>
                                      <w:b w:val="1"/>
                                      <w:bCs w:val="1"/>
                                      <w:color w:val="ffffff"/>
                                      <w:rtl w:val="0"/>
                                      <w:rPrChange w:author="平原照也" w:id="2" w:date="2026-04-23T01:44:26Z">
                                        <w:rPr>
                                          <w:sz w:val="22"/>
                                          <w:szCs w:val="22"/>
                                        </w:rPr>
                                      </w:rPrChange>
                                    </w:rPr>
                                    <w:t xml:space="preserve">ファイル名</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p w:rsidR="00000000" w:rsidDel="00000000" w:rsidP="00000000" w:rsidRDefault="00000000" w:rsidRPr="00000000" w14:paraId="0000009D">
                <w:pPr>
                  <w:jc w:val="center"/>
                  <w:rPr>
                    <w:sz w:val="22"/>
                    <w:szCs w:val="22"/>
                  </w:rPr>
                </w:pPr>
                <w:r w:rsidDel="00000000" w:rsidR="00000000" w:rsidRPr="00000000">
                  <w:rPr>
                    <w:b w:val="1"/>
                    <w:bCs w:val="1"/>
                    <w:color w:val="ffffff"/>
                    <w:rtl w:val="0"/>
                  </w:rPr>
                  <w:t xml:space="preserve">概要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p w:rsidR="00000000" w:rsidDel="00000000" w:rsidP="00000000" w:rsidRDefault="00000000" w:rsidRPr="00000000" w14:paraId="0000009E">
                <w:pPr>
                  <w:jc w:val="center"/>
                  <w:rPr>
                    <w:sz w:val="22"/>
                    <w:szCs w:val="22"/>
                  </w:rPr>
                </w:pPr>
                <w:r w:rsidDel="00000000" w:rsidR="00000000" w:rsidRPr="00000000">
                  <w:rPr>
                    <w:b w:val="1"/>
                    <w:bCs w:val="1"/>
                    <w:color w:val="ffffff"/>
                    <w:rtl w:val="0"/>
                  </w:rPr>
                  <w:t xml:space="preserve">対応HTML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Change w:author="平原照也" w:id="0" w:date="2026-04-23T01:44:49Z">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tcPrChange>
              </w:tcPr>
              <w:p w:rsidR="00000000" w:rsidDel="00000000" w:rsidP="00000000" w:rsidRDefault="00000000" w:rsidRPr="00000000" w14:paraId="0000009F">
                <w:pPr>
                  <w:jc w:val="center"/>
                  <w:rPr>
                    <w:sz w:val="22"/>
                    <w:szCs w:val="22"/>
                  </w:rPr>
                </w:pPr>
                <w:r w:rsidDel="00000000" w:rsidR="00000000" w:rsidRPr="00000000">
                  <w:rPr>
                    <w:b w:val="1"/>
                    <w:bCs w:val="1"/>
                    <w:color w:val="ffffff"/>
                    <w:rtl w:val="0"/>
                  </w:rPr>
                  <w:t xml:space="preserve">区分</w:t>
                </w:r>
                <w:r w:rsidDel="00000000" w:rsidR="00000000" w:rsidRPr="00000000">
                  <w:rPr>
                    <w:rtl w:val="0"/>
                  </w:rPr>
                </w:r>
              </w:p>
            </w:tc>
          </w:tr>
        </w:sdtContent>
      </w:sdt>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0">
            <w:pPr>
              <w:jc w:val="center"/>
              <w:rPr>
                <w:sz w:val="22"/>
                <w:szCs w:val="22"/>
              </w:rPr>
            </w:pPr>
            <w:r w:rsidDel="00000000" w:rsidR="00000000" w:rsidRPr="00000000">
              <w:rPr>
                <w:b w:val="1"/>
                <w:bCs w:val="1"/>
                <w:rtl w:val="0"/>
              </w:rPr>
              <w:t xml:space="preserve">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1">
            <w:pPr>
              <w:rPr>
                <w:sz w:val="22"/>
                <w:szCs w:val="22"/>
              </w:rPr>
            </w:pPr>
            <w:r w:rsidDel="00000000" w:rsidR="00000000" w:rsidRPr="00000000">
              <w:rPr>
                <w:b w:val="1"/>
                <w:bCs w:val="1"/>
                <w:rtl w:val="0"/>
              </w:rPr>
              <w:t xml:space="preserve">トップページ</w:t>
            </w:r>
            <w:r w:rsidDel="00000000" w:rsidR="00000000" w:rsidRPr="00000000">
              <w:rPr>
                <w:rtl w:val="0"/>
              </w:rPr>
            </w:r>
          </w:p>
        </w:tc>
        <w:sdt>
          <w:sdtPr>
            <w:id w:val="1231719658"/>
            <w:tag w:val="goog_rdk_1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764905815"/>
                  <w:tag w:val="goog_rdk_14"/>
                </w:sdtPr>
                <w:sdtContent>
                  <w:p w:rsidR="00000000" w:rsidDel="00000000" w:rsidP="00000000" w:rsidRDefault="00000000" w:rsidRPr="00000000" w14:paraId="000000A2">
                    <w:pPr>
                      <w:rPr>
                        <w:ins w:author="平原照也" w:id="1" w:date="2026-04-23T01:44:26Z"/>
                        <w:b w:val="1"/>
                        <w:bCs w:val="1"/>
                        <w:rPrChange w:author="平原照也" w:id="2" w:date="2026-04-23T01:44:26Z">
                          <w:rPr>
                            <w:sz w:val="22"/>
                            <w:szCs w:val="22"/>
                          </w:rPr>
                        </w:rPrChange>
                      </w:rPr>
                    </w:pPr>
                    <w:sdt>
                      <w:sdtPr>
                        <w:id w:val="-1808806226"/>
                        <w:tag w:val="goog_rdk_12"/>
                      </w:sdtPr>
                      <w:sdtContent>
                        <w:ins w:author="平原照也" w:id="1" w:date="2026-04-23T01:44:26Z"/>
                        <w:sdt>
                          <w:sdtPr>
                            <w:id w:val="-804907324"/>
                            <w:tag w:val="goog_rdk_13"/>
                          </w:sdtPr>
                          <w:sdtContent>
                            <w:ins w:author="平原照也" w:id="1" w:date="2026-04-23T01:44:26Z">
                              <w:r w:rsidDel="00000000" w:rsidR="00000000" w:rsidRPr="00000000">
                                <w:rPr>
                                  <w:b w:val="1"/>
                                  <w:bCs w:val="1"/>
                                  <w:rtl w:val="0"/>
                                  <w:rPrChange w:author="平原照也" w:id="2" w:date="2026-04-23T01:44:26Z">
                                    <w:rPr>
                                      <w:sz w:val="22"/>
                                      <w:szCs w:val="22"/>
                                    </w:rPr>
                                  </w:rPrChange>
                                </w:rPr>
                                <w:t xml:space="preserve">index.html</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3">
            <w:pPr>
              <w:rPr>
                <w:sz w:val="22"/>
                <w:szCs w:val="22"/>
              </w:rPr>
            </w:pPr>
            <w:r w:rsidDel="00000000" w:rsidR="00000000" w:rsidRPr="00000000">
              <w:rPr>
                <w:rtl w:val="0"/>
              </w:rPr>
              <w:t xml:space="preserve">ヒーロー・Next Battle・About・Coach・Joinセクション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4">
            <w:pPr>
              <w:jc w:val="center"/>
              <w:rPr>
                <w:sz w:val="22"/>
                <w:szCs w:val="22"/>
              </w:rPr>
            </w:pPr>
            <w:r w:rsidDel="00000000" w:rsidR="00000000" w:rsidRPr="00000000">
              <w:rPr>
                <w:rtl w:val="0"/>
              </w:rPr>
              <w:t xml:space="preserve">index-new.html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5">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A6">
            <w:pPr>
              <w:jc w:val="center"/>
              <w:rPr>
                <w:sz w:val="22"/>
                <w:szCs w:val="22"/>
              </w:rPr>
            </w:pPr>
            <w:r w:rsidDel="00000000" w:rsidR="00000000" w:rsidRPr="00000000">
              <w:rPr>
                <w:b w:val="1"/>
                <w:bCs w:val="1"/>
                <w:rtl w:val="0"/>
              </w:rPr>
              <w:t xml:space="preserve">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A7">
            <w:pPr>
              <w:rPr>
                <w:sz w:val="22"/>
                <w:szCs w:val="22"/>
              </w:rPr>
            </w:pPr>
            <w:r w:rsidDel="00000000" w:rsidR="00000000" w:rsidRPr="00000000">
              <w:rPr>
                <w:b w:val="1"/>
                <w:bCs w:val="1"/>
                <w:rtl w:val="0"/>
              </w:rPr>
              <w:t xml:space="preserve">News一覧</w:t>
            </w:r>
            <w:r w:rsidDel="00000000" w:rsidR="00000000" w:rsidRPr="00000000">
              <w:rPr>
                <w:rtl w:val="0"/>
              </w:rPr>
            </w:r>
          </w:p>
        </w:tc>
        <w:sdt>
          <w:sdtPr>
            <w:id w:val="799810057"/>
            <w:tag w:val="goog_rdk_1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1457387925"/>
                  <w:tag w:val="goog_rdk_19"/>
                </w:sdtPr>
                <w:sdtContent>
                  <w:p w:rsidR="00000000" w:rsidDel="00000000" w:rsidP="00000000" w:rsidRDefault="00000000" w:rsidRPr="00000000" w14:paraId="000000A8">
                    <w:pPr>
                      <w:rPr>
                        <w:ins w:author="平原照也" w:id="1" w:date="2026-04-23T01:44:26Z"/>
                        <w:b w:val="1"/>
                        <w:bCs w:val="1"/>
                        <w:rPrChange w:author="平原照也" w:id="2" w:date="2026-04-23T01:44:26Z">
                          <w:rPr>
                            <w:sz w:val="22"/>
                            <w:szCs w:val="22"/>
                          </w:rPr>
                        </w:rPrChange>
                      </w:rPr>
                    </w:pPr>
                    <w:sdt>
                      <w:sdtPr>
                        <w:id w:val="1942382319"/>
                        <w:tag w:val="goog_rdk_17"/>
                      </w:sdtPr>
                      <w:sdtContent>
                        <w:ins w:author="平原照也" w:id="1" w:date="2026-04-23T01:44:26Z"/>
                        <w:sdt>
                          <w:sdtPr>
                            <w:id w:val="1298294740"/>
                            <w:tag w:val="goog_rdk_18"/>
                          </w:sdtPr>
                          <w:sdtContent>
                            <w:ins w:author="平原照也" w:id="1" w:date="2026-04-23T01:44:26Z">
                              <w:r w:rsidDel="00000000" w:rsidR="00000000" w:rsidRPr="00000000">
                                <w:rPr>
                                  <w:b w:val="1"/>
                                  <w:bCs w:val="1"/>
                                  <w:rtl w:val="0"/>
                                  <w:rPrChange w:author="平原照也" w:id="2" w:date="2026-04-23T01:44:26Z">
                                    <w:rPr>
                                      <w:sz w:val="22"/>
                                      <w:szCs w:val="22"/>
                                    </w:rPr>
                                  </w:rPrChange>
                                </w:rPr>
                                <w:t xml:space="preserve">news.html</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A9">
            <w:pPr>
              <w:rPr>
                <w:sz w:val="22"/>
                <w:szCs w:val="22"/>
              </w:rPr>
            </w:pPr>
            <w:r w:rsidDel="00000000" w:rsidR="00000000" w:rsidRPr="00000000">
              <w:rPr>
                <w:rtl w:val="0"/>
              </w:rPr>
              <w:t xml:space="preserve">記事一覧・カテゴリ・アーカイブ・SNSリンク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AA">
            <w:pPr>
              <w:jc w:val="center"/>
              <w:rPr>
                <w:sz w:val="22"/>
                <w:szCs w:val="22"/>
              </w:rPr>
            </w:pPr>
            <w:r w:rsidDel="00000000" w:rsidR="00000000" w:rsidRPr="00000000">
              <w:rPr>
                <w:rtl w:val="0"/>
              </w:rPr>
              <w:t xml:space="preserve">news-new.html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AB">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C">
            <w:pPr>
              <w:jc w:val="center"/>
              <w:rPr>
                <w:sz w:val="22"/>
                <w:szCs w:val="22"/>
              </w:rPr>
            </w:pPr>
            <w:r w:rsidDel="00000000" w:rsidR="00000000" w:rsidRPr="00000000">
              <w:rPr>
                <w:b w:val="1"/>
                <w:bCs w:val="1"/>
                <w:rtl w:val="0"/>
              </w:rPr>
              <w:t xml:space="preserve">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D">
            <w:pPr>
              <w:rPr>
                <w:sz w:val="22"/>
                <w:szCs w:val="22"/>
              </w:rPr>
            </w:pPr>
            <w:r w:rsidDel="00000000" w:rsidR="00000000" w:rsidRPr="00000000">
              <w:rPr>
                <w:b w:val="1"/>
                <w:bCs w:val="1"/>
                <w:rtl w:val="0"/>
              </w:rPr>
              <w:t xml:space="preserve">News詳細</w:t>
            </w:r>
            <w:r w:rsidDel="00000000" w:rsidR="00000000" w:rsidRPr="00000000">
              <w:rPr>
                <w:rtl w:val="0"/>
              </w:rPr>
            </w:r>
          </w:p>
        </w:tc>
        <w:sdt>
          <w:sdtPr>
            <w:id w:val="1334119932"/>
            <w:tag w:val="goog_rdk_2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502588549"/>
                  <w:tag w:val="goog_rdk_24"/>
                </w:sdtPr>
                <w:sdtContent>
                  <w:p w:rsidR="00000000" w:rsidDel="00000000" w:rsidP="00000000" w:rsidRDefault="00000000" w:rsidRPr="00000000" w14:paraId="000000AE">
                    <w:pPr>
                      <w:rPr>
                        <w:ins w:author="平原照也" w:id="1" w:date="2026-04-23T01:44:26Z"/>
                        <w:b w:val="1"/>
                        <w:bCs w:val="1"/>
                        <w:rPrChange w:author="平原照也" w:id="2" w:date="2026-04-23T01:44:26Z">
                          <w:rPr>
                            <w:sz w:val="22"/>
                            <w:szCs w:val="22"/>
                          </w:rPr>
                        </w:rPrChange>
                      </w:rPr>
                    </w:pPr>
                    <w:sdt>
                      <w:sdtPr>
                        <w:id w:val="445131537"/>
                        <w:tag w:val="goog_rdk_22"/>
                      </w:sdtPr>
                      <w:sdtContent>
                        <w:ins w:author="平原照也" w:id="1" w:date="2026-04-23T01:44:26Z"/>
                        <w:sdt>
                          <w:sdtPr>
                            <w:id w:val="-316181073"/>
                            <w:tag w:val="goog_rdk_23"/>
                          </w:sdtPr>
                          <w:sdtContent>
                            <w:ins w:author="平原照也" w:id="1" w:date="2026-04-23T01:44:26Z">
                              <w:r w:rsidDel="00000000" w:rsidR="00000000" w:rsidRPr="00000000">
                                <w:rPr>
                                  <w:b w:val="1"/>
                                  <w:bCs w:val="1"/>
                                  <w:rtl w:val="0"/>
                                  <w:rPrChange w:author="平原照也" w:id="2" w:date="2026-04-23T01:44:26Z">
                                    <w:rPr>
                                      <w:sz w:val="22"/>
                                      <w:szCs w:val="22"/>
                                    </w:rPr>
                                  </w:rPrChange>
                                </w:rPr>
                                <w:t xml:space="preserve">news/1,news/2</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AF">
            <w:pPr>
              <w:rPr>
                <w:sz w:val="22"/>
                <w:szCs w:val="22"/>
              </w:rPr>
            </w:pPr>
            <w:r w:rsidDel="00000000" w:rsidR="00000000" w:rsidRPr="00000000">
              <w:rPr>
                <w:rtl w:val="0"/>
              </w:rPr>
              <w:t xml:space="preserve">記事本文表示（新規設計）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0">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1">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2">
            <w:pPr>
              <w:jc w:val="center"/>
              <w:rPr>
                <w:sz w:val="22"/>
                <w:szCs w:val="22"/>
              </w:rPr>
            </w:pPr>
            <w:r w:rsidDel="00000000" w:rsidR="00000000" w:rsidRPr="00000000">
              <w:rPr>
                <w:b w:val="1"/>
                <w:bCs w:val="1"/>
                <w:rtl w:val="0"/>
              </w:rPr>
              <w:t xml:space="preserve">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3">
            <w:pPr>
              <w:rPr>
                <w:sz w:val="22"/>
                <w:szCs w:val="22"/>
              </w:rPr>
            </w:pPr>
            <w:r w:rsidDel="00000000" w:rsidR="00000000" w:rsidRPr="00000000">
              <w:rPr>
                <w:b w:val="1"/>
                <w:bCs w:val="1"/>
                <w:rtl w:val="0"/>
              </w:rPr>
              <w:t xml:space="preserve">試合結果</w:t>
            </w:r>
            <w:r w:rsidDel="00000000" w:rsidR="00000000" w:rsidRPr="00000000">
              <w:rPr>
                <w:rtl w:val="0"/>
              </w:rPr>
            </w:r>
          </w:p>
        </w:tc>
        <w:sdt>
          <w:sdtPr>
            <w:id w:val="293585088"/>
            <w:tag w:val="goog_rdk_2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67281852"/>
                  <w:tag w:val="goog_rdk_29"/>
                </w:sdtPr>
                <w:sdtContent>
                  <w:p w:rsidR="00000000" w:rsidDel="00000000" w:rsidP="00000000" w:rsidRDefault="00000000" w:rsidRPr="00000000" w14:paraId="000000B4">
                    <w:pPr>
                      <w:rPr>
                        <w:ins w:author="平原照也" w:id="1" w:date="2026-04-23T01:44:26Z"/>
                        <w:b w:val="1"/>
                        <w:bCs w:val="1"/>
                        <w:rPrChange w:author="平原照也" w:id="2" w:date="2026-04-23T01:44:26Z">
                          <w:rPr>
                            <w:sz w:val="22"/>
                            <w:szCs w:val="22"/>
                          </w:rPr>
                        </w:rPrChange>
                      </w:rPr>
                    </w:pPr>
                    <w:sdt>
                      <w:sdtPr>
                        <w:id w:val="1908573858"/>
                        <w:tag w:val="goog_rdk_27"/>
                      </w:sdtPr>
                      <w:sdtContent>
                        <w:ins w:author="平原照也" w:id="1" w:date="2026-04-23T01:44:26Z"/>
                        <w:sdt>
                          <w:sdtPr>
                            <w:id w:val="1521588596"/>
                            <w:tag w:val="goog_rdk_28"/>
                          </w:sdtPr>
                          <w:sdtContent>
                            <w:ins w:author="平原照也" w:id="1" w:date="2026-04-23T01:44:26Z">
                              <w:r w:rsidDel="00000000" w:rsidR="00000000" w:rsidRPr="00000000">
                                <w:rPr>
                                  <w:b w:val="1"/>
                                  <w:bCs w:val="1"/>
                                  <w:rtl w:val="0"/>
                                  <w:rPrChange w:author="平原照也" w:id="2" w:date="2026-04-23T01:44:26Z">
                                    <w:rPr>
                                      <w:sz w:val="22"/>
                                      <w:szCs w:val="22"/>
                                    </w:rPr>
                                  </w:rPrChange>
                                </w:rPr>
                                <w:t xml:space="preserve">match.html</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5">
            <w:pPr>
              <w:rPr>
                <w:sz w:val="22"/>
                <w:szCs w:val="22"/>
              </w:rPr>
            </w:pPr>
            <w:r w:rsidDel="00000000" w:rsidR="00000000" w:rsidRPr="00000000">
              <w:rPr>
                <w:rtl w:val="0"/>
              </w:rPr>
              <w:t xml:space="preserve">次戦・試合結果・シーズンスタッツ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6">
            <w:pPr>
              <w:jc w:val="center"/>
              <w:rPr>
                <w:sz w:val="22"/>
                <w:szCs w:val="22"/>
              </w:rPr>
            </w:pPr>
            <w:r w:rsidDel="00000000" w:rsidR="00000000" w:rsidRPr="00000000">
              <w:rPr>
                <w:rtl w:val="0"/>
              </w:rPr>
              <w:t xml:space="preserve">match-new.html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7">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8">
            <w:pPr>
              <w:jc w:val="center"/>
              <w:rPr>
                <w:sz w:val="22"/>
                <w:szCs w:val="22"/>
              </w:rPr>
            </w:pPr>
            <w:r w:rsidDel="00000000" w:rsidR="00000000" w:rsidRPr="00000000">
              <w:rPr>
                <w:b w:val="1"/>
                <w:bCs w:val="1"/>
                <w:rtl w:val="0"/>
              </w:rPr>
              <w:t xml:space="preserve">P-05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9">
            <w:pPr>
              <w:rPr>
                <w:sz w:val="22"/>
                <w:szCs w:val="22"/>
              </w:rPr>
            </w:pPr>
            <w:r w:rsidDel="00000000" w:rsidR="00000000" w:rsidRPr="00000000">
              <w:rPr>
                <w:b w:val="1"/>
                <w:bCs w:val="1"/>
                <w:rtl w:val="0"/>
              </w:rPr>
              <w:t xml:space="preserve">チーム</w:t>
            </w:r>
            <w:r w:rsidDel="00000000" w:rsidR="00000000" w:rsidRPr="00000000">
              <w:rPr>
                <w:rtl w:val="0"/>
              </w:rPr>
            </w:r>
          </w:p>
        </w:tc>
        <w:sdt>
          <w:sdtPr>
            <w:id w:val="947343436"/>
            <w:tag w:val="goog_rdk_3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396090616"/>
                  <w:tag w:val="goog_rdk_34"/>
                </w:sdtPr>
                <w:sdtContent>
                  <w:p w:rsidR="00000000" w:rsidDel="00000000" w:rsidP="00000000" w:rsidRDefault="00000000" w:rsidRPr="00000000" w14:paraId="000000BA">
                    <w:pPr>
                      <w:rPr>
                        <w:ins w:author="平原照也" w:id="1" w:date="2026-04-23T01:44:26Z"/>
                        <w:b w:val="1"/>
                        <w:bCs w:val="1"/>
                        <w:rPrChange w:author="平原照也" w:id="2" w:date="2026-04-23T01:44:26Z">
                          <w:rPr>
                            <w:sz w:val="22"/>
                            <w:szCs w:val="22"/>
                          </w:rPr>
                        </w:rPrChange>
                      </w:rPr>
                    </w:pPr>
                    <w:sdt>
                      <w:sdtPr>
                        <w:id w:val="-241097174"/>
                        <w:tag w:val="goog_rdk_32"/>
                      </w:sdtPr>
                      <w:sdtContent>
                        <w:ins w:author="平原照也" w:id="1" w:date="2026-04-23T01:44:26Z"/>
                        <w:sdt>
                          <w:sdtPr>
                            <w:id w:val="597308218"/>
                            <w:tag w:val="goog_rdk_33"/>
                          </w:sdtPr>
                          <w:sdtContent>
                            <w:ins w:author="平原照也" w:id="1" w:date="2026-04-23T01:44:26Z">
                              <w:r w:rsidDel="00000000" w:rsidR="00000000" w:rsidRPr="00000000">
                                <w:rPr>
                                  <w:b w:val="1"/>
                                  <w:bCs w:val="1"/>
                                  <w:rtl w:val="0"/>
                                  <w:rPrChange w:author="平原照也" w:id="2" w:date="2026-04-23T01:44:26Z">
                                    <w:rPr>
                                      <w:sz w:val="22"/>
                                      <w:szCs w:val="22"/>
                                    </w:rPr>
                                  </w:rPrChange>
                                </w:rPr>
                                <w:t xml:space="preserve">team.html</w:t>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B">
            <w:pPr>
              <w:rPr>
                <w:sz w:val="22"/>
                <w:szCs w:val="22"/>
              </w:rPr>
            </w:pPr>
            <w:r w:rsidDel="00000000" w:rsidR="00000000" w:rsidRPr="00000000">
              <w:rPr>
                <w:rtl w:val="0"/>
              </w:rPr>
              <w:t xml:space="preserve">Coaches / Offense / Defense / Special Teams /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C">
            <w:pPr>
              <w:jc w:val="center"/>
              <w:rPr>
                <w:sz w:val="22"/>
                <w:szCs w:val="22"/>
              </w:rPr>
            </w:pPr>
            <w:r w:rsidDel="00000000" w:rsidR="00000000" w:rsidRPr="00000000">
              <w:rPr>
                <w:rtl w:val="0"/>
              </w:rPr>
              <w:t xml:space="preserve">team-new.html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BD">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E">
            <w:pPr>
              <w:jc w:val="center"/>
              <w:rPr>
                <w:sz w:val="22"/>
                <w:szCs w:val="22"/>
              </w:rPr>
            </w:pPr>
            <w:r w:rsidDel="00000000" w:rsidR="00000000" w:rsidRPr="00000000">
              <w:rPr>
                <w:b w:val="1"/>
                <w:bCs w:val="1"/>
                <w:rtl w:val="0"/>
              </w:rPr>
              <w:t xml:space="preserve">P-06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BF">
            <w:pPr>
              <w:rPr>
                <w:sz w:val="22"/>
                <w:szCs w:val="22"/>
              </w:rPr>
            </w:pPr>
            <w:r w:rsidDel="00000000" w:rsidR="00000000" w:rsidRPr="00000000">
              <w:rPr>
                <w:b w:val="1"/>
                <w:bCs w:val="1"/>
                <w:rtl w:val="0"/>
              </w:rPr>
              <w:t xml:space="preserve">Shop</w:t>
            </w:r>
            <w:r w:rsidDel="00000000" w:rsidR="00000000" w:rsidRPr="00000000">
              <w:rPr>
                <w:rtl w:val="0"/>
              </w:rPr>
            </w:r>
          </w:p>
        </w:tc>
        <w:sdt>
          <w:sdtPr>
            <w:id w:val="1077907018"/>
            <w:tag w:val="goog_rdk_3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801890819"/>
                  <w:tag w:val="goog_rdk_39"/>
                </w:sdtPr>
                <w:sdtContent>
                  <w:p w:rsidR="00000000" w:rsidDel="00000000" w:rsidP="00000000" w:rsidRDefault="00000000" w:rsidRPr="00000000" w14:paraId="000000C0">
                    <w:pPr>
                      <w:rPr>
                        <w:ins w:author="平原照也" w:id="1" w:date="2026-04-23T01:44:26Z"/>
                        <w:b w:val="1"/>
                        <w:bCs w:val="1"/>
                        <w:rPrChange w:author="平原照也" w:id="2" w:date="2026-04-23T01:44:26Z">
                          <w:rPr>
                            <w:sz w:val="22"/>
                            <w:szCs w:val="22"/>
                          </w:rPr>
                        </w:rPrChange>
                      </w:rPr>
                    </w:pPr>
                    <w:sdt>
                      <w:sdtPr>
                        <w:id w:val="779960940"/>
                        <w:tag w:val="goog_rdk_37"/>
                      </w:sdtPr>
                      <w:sdtContent>
                        <w:ins w:author="平原照也" w:id="1" w:date="2026-04-23T01:44:26Z"/>
                        <w:sdt>
                          <w:sdtPr>
                            <w:id w:val="199676982"/>
                            <w:tag w:val="goog_rdk_3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1">
            <w:pPr>
              <w:rPr>
                <w:sz w:val="22"/>
                <w:szCs w:val="22"/>
              </w:rPr>
            </w:pPr>
            <w:r w:rsidDel="00000000" w:rsidR="00000000" w:rsidRPr="00000000">
              <w:rPr>
                <w:rtl w:val="0"/>
              </w:rPr>
              <w:t xml:space="preserve">Spotlight・商品一覧・購入ガイド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2">
            <w:pPr>
              <w:jc w:val="center"/>
              <w:rPr>
                <w:sz w:val="22"/>
                <w:szCs w:val="22"/>
              </w:rPr>
            </w:pPr>
            <w:r w:rsidDel="00000000" w:rsidR="00000000" w:rsidRPr="00000000">
              <w:rPr>
                <w:rtl w:val="0"/>
              </w:rPr>
              <w:t xml:space="preserve">shop-new.html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3">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C4">
            <w:pPr>
              <w:jc w:val="center"/>
              <w:rPr>
                <w:sz w:val="22"/>
                <w:szCs w:val="22"/>
              </w:rPr>
            </w:pPr>
            <w:r w:rsidDel="00000000" w:rsidR="00000000" w:rsidRPr="00000000">
              <w:rPr>
                <w:b w:val="1"/>
                <w:bCs w:val="1"/>
                <w:rtl w:val="0"/>
              </w:rPr>
              <w:t xml:space="preserve">P-07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C5">
            <w:pPr>
              <w:rPr>
                <w:sz w:val="22"/>
                <w:szCs w:val="22"/>
              </w:rPr>
            </w:pPr>
            <w:r w:rsidDel="00000000" w:rsidR="00000000" w:rsidRPr="00000000">
              <w:rPr>
                <w:b w:val="1"/>
                <w:bCs w:val="1"/>
                <w:rtl w:val="0"/>
              </w:rPr>
              <w:t xml:space="preserve">Cart / Checkout</w:t>
            </w:r>
            <w:r w:rsidDel="00000000" w:rsidR="00000000" w:rsidRPr="00000000">
              <w:rPr>
                <w:rtl w:val="0"/>
              </w:rPr>
            </w:r>
          </w:p>
        </w:tc>
        <w:sdt>
          <w:sdtPr>
            <w:id w:val="-505413310"/>
            <w:tag w:val="goog_rdk_4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059732984"/>
                  <w:tag w:val="goog_rdk_44"/>
                </w:sdtPr>
                <w:sdtContent>
                  <w:p w:rsidR="00000000" w:rsidDel="00000000" w:rsidP="00000000" w:rsidRDefault="00000000" w:rsidRPr="00000000" w14:paraId="000000C6">
                    <w:pPr>
                      <w:rPr>
                        <w:ins w:author="平原照也" w:id="1" w:date="2026-04-23T01:44:26Z"/>
                        <w:b w:val="1"/>
                        <w:bCs w:val="1"/>
                        <w:rPrChange w:author="平原照也" w:id="2" w:date="2026-04-23T01:44:26Z">
                          <w:rPr>
                            <w:sz w:val="22"/>
                            <w:szCs w:val="22"/>
                          </w:rPr>
                        </w:rPrChange>
                      </w:rPr>
                    </w:pPr>
                    <w:sdt>
                      <w:sdtPr>
                        <w:id w:val="186487039"/>
                        <w:tag w:val="goog_rdk_42"/>
                      </w:sdtPr>
                      <w:sdtContent>
                        <w:ins w:author="平原照也" w:id="1" w:date="2026-04-23T01:44:26Z"/>
                        <w:sdt>
                          <w:sdtPr>
                            <w:id w:val="-802397697"/>
                            <w:tag w:val="goog_rdk_4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C7">
            <w:pPr>
              <w:rPr>
                <w:sz w:val="22"/>
                <w:szCs w:val="22"/>
              </w:rPr>
            </w:pPr>
            <w:r w:rsidDel="00000000" w:rsidR="00000000" w:rsidRPr="00000000">
              <w:rPr>
                <w:rtl w:val="0"/>
              </w:rPr>
              <w:t xml:space="preserve">カート確認・配送先入力・決済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C8">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C9">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A">
            <w:pPr>
              <w:jc w:val="center"/>
              <w:rPr>
                <w:sz w:val="22"/>
                <w:szCs w:val="22"/>
              </w:rPr>
            </w:pPr>
            <w:r w:rsidDel="00000000" w:rsidR="00000000" w:rsidRPr="00000000">
              <w:rPr>
                <w:b w:val="1"/>
                <w:bCs w:val="1"/>
                <w:rtl w:val="0"/>
              </w:rPr>
              <w:t xml:space="preserve">P-08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B">
            <w:pPr>
              <w:rPr>
                <w:sz w:val="22"/>
                <w:szCs w:val="22"/>
              </w:rPr>
            </w:pPr>
            <w:r w:rsidDel="00000000" w:rsidR="00000000" w:rsidRPr="00000000">
              <w:rPr>
                <w:b w:val="1"/>
                <w:bCs w:val="1"/>
                <w:rtl w:val="0"/>
              </w:rPr>
              <w:t xml:space="preserve">Event</w:t>
            </w:r>
            <w:r w:rsidDel="00000000" w:rsidR="00000000" w:rsidRPr="00000000">
              <w:rPr>
                <w:rtl w:val="0"/>
              </w:rPr>
            </w:r>
          </w:p>
        </w:tc>
        <w:sdt>
          <w:sdtPr>
            <w:id w:val="-586944061"/>
            <w:tag w:val="goog_rdk_4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1920891224"/>
                  <w:tag w:val="goog_rdk_49"/>
                </w:sdtPr>
                <w:sdtContent>
                  <w:p w:rsidR="00000000" w:rsidDel="00000000" w:rsidP="00000000" w:rsidRDefault="00000000" w:rsidRPr="00000000" w14:paraId="000000CC">
                    <w:pPr>
                      <w:rPr>
                        <w:ins w:author="平原照也" w:id="1" w:date="2026-04-23T01:44:26Z"/>
                        <w:b w:val="1"/>
                        <w:bCs w:val="1"/>
                        <w:rPrChange w:author="平原照也" w:id="2" w:date="2026-04-23T01:44:26Z">
                          <w:rPr>
                            <w:sz w:val="22"/>
                            <w:szCs w:val="22"/>
                          </w:rPr>
                        </w:rPrChange>
                      </w:rPr>
                    </w:pPr>
                    <w:sdt>
                      <w:sdtPr>
                        <w:id w:val="209361784"/>
                        <w:tag w:val="goog_rdk_47"/>
                      </w:sdtPr>
                      <w:sdtContent>
                        <w:ins w:author="平原照也" w:id="1" w:date="2026-04-23T01:44:26Z"/>
                        <w:sdt>
                          <w:sdtPr>
                            <w:id w:val="-1997124516"/>
                            <w:tag w:val="goog_rdk_4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D">
            <w:pPr>
              <w:rPr>
                <w:sz w:val="22"/>
                <w:szCs w:val="22"/>
              </w:rPr>
            </w:pPr>
            <w:r w:rsidDel="00000000" w:rsidR="00000000" w:rsidRPr="00000000">
              <w:rPr>
                <w:rtl w:val="0"/>
              </w:rPr>
              <w:t xml:space="preserve">Coming Up・Year Timeline・ポスター・区分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E">
            <w:pPr>
              <w:jc w:val="center"/>
              <w:rPr>
                <w:sz w:val="22"/>
                <w:szCs w:val="22"/>
              </w:rPr>
            </w:pPr>
            <w:r w:rsidDel="00000000" w:rsidR="00000000" w:rsidRPr="00000000">
              <w:rPr>
                <w:rtl w:val="0"/>
              </w:rPr>
              <w:t xml:space="preserve">event-new.html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CF">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0">
            <w:pPr>
              <w:jc w:val="center"/>
              <w:rPr>
                <w:sz w:val="22"/>
                <w:szCs w:val="22"/>
              </w:rPr>
            </w:pPr>
            <w:r w:rsidDel="00000000" w:rsidR="00000000" w:rsidRPr="00000000">
              <w:rPr>
                <w:b w:val="1"/>
                <w:bCs w:val="1"/>
                <w:rtl w:val="0"/>
              </w:rPr>
              <w:t xml:space="preserve">P-09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1">
            <w:pPr>
              <w:rPr>
                <w:sz w:val="22"/>
                <w:szCs w:val="22"/>
              </w:rPr>
            </w:pPr>
            <w:r w:rsidDel="00000000" w:rsidR="00000000" w:rsidRPr="00000000">
              <w:rPr>
                <w:b w:val="1"/>
                <w:bCs w:val="1"/>
                <w:rtl w:val="0"/>
              </w:rPr>
              <w:t xml:space="preserve">Contact</w:t>
            </w:r>
            <w:r w:rsidDel="00000000" w:rsidR="00000000" w:rsidRPr="00000000">
              <w:rPr>
                <w:rtl w:val="0"/>
              </w:rPr>
            </w:r>
          </w:p>
        </w:tc>
        <w:sdt>
          <w:sdtPr>
            <w:id w:val="-1700285338"/>
            <w:tag w:val="goog_rdk_5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700440468"/>
                  <w:tag w:val="goog_rdk_54"/>
                </w:sdtPr>
                <w:sdtContent>
                  <w:p w:rsidR="00000000" w:rsidDel="00000000" w:rsidP="00000000" w:rsidRDefault="00000000" w:rsidRPr="00000000" w14:paraId="000000D2">
                    <w:pPr>
                      <w:rPr>
                        <w:ins w:author="平原照也" w:id="1" w:date="2026-04-23T01:44:26Z"/>
                        <w:b w:val="1"/>
                        <w:bCs w:val="1"/>
                        <w:rPrChange w:author="平原照也" w:id="2" w:date="2026-04-23T01:44:26Z">
                          <w:rPr>
                            <w:sz w:val="22"/>
                            <w:szCs w:val="22"/>
                          </w:rPr>
                        </w:rPrChange>
                      </w:rPr>
                    </w:pPr>
                    <w:sdt>
                      <w:sdtPr>
                        <w:id w:val="1339346823"/>
                        <w:tag w:val="goog_rdk_52"/>
                      </w:sdtPr>
                      <w:sdtContent>
                        <w:ins w:author="平原照也" w:id="1" w:date="2026-04-23T01:44:26Z"/>
                        <w:sdt>
                          <w:sdtPr>
                            <w:id w:val="-706652108"/>
                            <w:tag w:val="goog_rdk_5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3">
            <w:pPr>
              <w:rPr>
                <w:sz w:val="22"/>
                <w:szCs w:val="22"/>
              </w:rPr>
            </w:pPr>
            <w:r w:rsidDel="00000000" w:rsidR="00000000" w:rsidRPr="00000000">
              <w:rPr>
                <w:rtl w:val="0"/>
              </w:rPr>
              <w:t xml:space="preserve">区分別フォーム・直接連絡先・FAQ・Access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4">
            <w:pPr>
              <w:jc w:val="center"/>
              <w:rPr>
                <w:sz w:val="22"/>
                <w:szCs w:val="22"/>
              </w:rPr>
            </w:pPr>
            <w:r w:rsidDel="00000000" w:rsidR="00000000" w:rsidRPr="00000000">
              <w:rPr>
                <w:rtl w:val="0"/>
              </w:rPr>
              <w:t xml:space="preserve">contact-new.html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5">
            <w:pPr>
              <w:jc w:val="center"/>
              <w:rPr>
                <w:sz w:val="22"/>
                <w:szCs w:val="22"/>
              </w:rPr>
            </w:pPr>
            <w:r w:rsidDel="00000000" w:rsidR="00000000" w:rsidRPr="00000000">
              <w:rPr>
                <w:rtl w:val="0"/>
              </w:rPr>
              <w:t xml:space="preserve">公開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D6">
            <w:pPr>
              <w:jc w:val="center"/>
              <w:rPr>
                <w:sz w:val="22"/>
                <w:szCs w:val="22"/>
              </w:rPr>
            </w:pPr>
            <w:r w:rsidDel="00000000" w:rsidR="00000000" w:rsidRPr="00000000">
              <w:rPr>
                <w:b w:val="1"/>
                <w:bCs w:val="1"/>
                <w:rtl w:val="0"/>
              </w:rPr>
              <w:t xml:space="preserve">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D7">
            <w:pPr>
              <w:rPr>
                <w:sz w:val="22"/>
                <w:szCs w:val="22"/>
              </w:rPr>
            </w:pPr>
            <w:r w:rsidDel="00000000" w:rsidR="00000000" w:rsidRPr="00000000">
              <w:rPr>
                <w:b w:val="1"/>
                <w:bCs w:val="1"/>
                <w:rtl w:val="0"/>
              </w:rPr>
              <w:t xml:space="preserve">管理者ログイン</w:t>
            </w:r>
            <w:r w:rsidDel="00000000" w:rsidR="00000000" w:rsidRPr="00000000">
              <w:rPr>
                <w:rtl w:val="0"/>
              </w:rPr>
            </w:r>
          </w:p>
        </w:tc>
        <w:sdt>
          <w:sdtPr>
            <w:id w:val="981061134"/>
            <w:tag w:val="goog_rdk_5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223487947"/>
                  <w:tag w:val="goog_rdk_59"/>
                </w:sdtPr>
                <w:sdtContent>
                  <w:p w:rsidR="00000000" w:rsidDel="00000000" w:rsidP="00000000" w:rsidRDefault="00000000" w:rsidRPr="00000000" w14:paraId="000000D8">
                    <w:pPr>
                      <w:rPr>
                        <w:ins w:author="平原照也" w:id="1" w:date="2026-04-23T01:44:26Z"/>
                        <w:b w:val="1"/>
                        <w:bCs w:val="1"/>
                        <w:rPrChange w:author="平原照也" w:id="2" w:date="2026-04-23T01:44:26Z">
                          <w:rPr>
                            <w:sz w:val="22"/>
                            <w:szCs w:val="22"/>
                          </w:rPr>
                        </w:rPrChange>
                      </w:rPr>
                    </w:pPr>
                    <w:sdt>
                      <w:sdtPr>
                        <w:id w:val="223473295"/>
                        <w:tag w:val="goog_rdk_57"/>
                      </w:sdtPr>
                      <w:sdtContent>
                        <w:ins w:author="平原照也" w:id="1" w:date="2026-04-23T01:44:26Z"/>
                        <w:sdt>
                          <w:sdtPr>
                            <w:id w:val="2106644865"/>
                            <w:tag w:val="goog_rdk_5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D9">
            <w:pPr>
              <w:rPr>
                <w:sz w:val="22"/>
                <w:szCs w:val="22"/>
              </w:rPr>
            </w:pPr>
            <w:r w:rsidDel="00000000" w:rsidR="00000000" w:rsidRPr="00000000">
              <w:rPr>
                <w:rtl w:val="0"/>
              </w:rPr>
              <w:t xml:space="preserve">ID/パスワード認証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DA">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DB">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C">
            <w:pPr>
              <w:jc w:val="center"/>
              <w:rPr>
                <w:sz w:val="22"/>
                <w:szCs w:val="22"/>
              </w:rPr>
            </w:pPr>
            <w:r w:rsidDel="00000000" w:rsidR="00000000" w:rsidRPr="00000000">
              <w:rPr>
                <w:b w:val="1"/>
                <w:bCs w:val="1"/>
                <w:rtl w:val="0"/>
              </w:rPr>
              <w:t xml:space="preserve">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D">
            <w:pPr>
              <w:rPr>
                <w:sz w:val="22"/>
                <w:szCs w:val="22"/>
              </w:rPr>
            </w:pPr>
            <w:r w:rsidDel="00000000" w:rsidR="00000000" w:rsidRPr="00000000">
              <w:rPr>
                <w:b w:val="1"/>
                <w:bCs w:val="1"/>
                <w:rtl w:val="0"/>
              </w:rPr>
              <w:t xml:space="preserve">管理ダッシュボード</w:t>
            </w:r>
            <w:r w:rsidDel="00000000" w:rsidR="00000000" w:rsidRPr="00000000">
              <w:rPr>
                <w:rtl w:val="0"/>
              </w:rPr>
            </w:r>
          </w:p>
        </w:tc>
        <w:sdt>
          <w:sdtPr>
            <w:id w:val="1947029926"/>
            <w:tag w:val="goog_rdk_6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67595161"/>
                  <w:tag w:val="goog_rdk_64"/>
                </w:sdtPr>
                <w:sdtContent>
                  <w:p w:rsidR="00000000" w:rsidDel="00000000" w:rsidP="00000000" w:rsidRDefault="00000000" w:rsidRPr="00000000" w14:paraId="000000DE">
                    <w:pPr>
                      <w:rPr>
                        <w:ins w:author="平原照也" w:id="1" w:date="2026-04-23T01:44:26Z"/>
                        <w:b w:val="1"/>
                        <w:bCs w:val="1"/>
                        <w:rPrChange w:author="平原照也" w:id="2" w:date="2026-04-23T01:44:26Z">
                          <w:rPr>
                            <w:sz w:val="22"/>
                            <w:szCs w:val="22"/>
                          </w:rPr>
                        </w:rPrChange>
                      </w:rPr>
                    </w:pPr>
                    <w:sdt>
                      <w:sdtPr>
                        <w:id w:val="-1137425305"/>
                        <w:tag w:val="goog_rdk_62"/>
                      </w:sdtPr>
                      <w:sdtContent>
                        <w:ins w:author="平原照也" w:id="1" w:date="2026-04-23T01:44:26Z"/>
                        <w:sdt>
                          <w:sdtPr>
                            <w:id w:val="-591993477"/>
                            <w:tag w:val="goog_rdk_6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DF">
            <w:pPr>
              <w:rPr>
                <w:sz w:val="22"/>
                <w:szCs w:val="22"/>
              </w:rPr>
            </w:pPr>
            <w:r w:rsidDel="00000000" w:rsidR="00000000" w:rsidRPr="00000000">
              <w:rPr>
                <w:rtl w:val="0"/>
              </w:rPr>
              <w:t xml:space="preserve">各管理メニューへの導線・受注件数等のサマリ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0">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1">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2">
            <w:pPr>
              <w:jc w:val="center"/>
              <w:rPr>
                <w:sz w:val="22"/>
                <w:szCs w:val="22"/>
              </w:rPr>
            </w:pPr>
            <w:r w:rsidDel="00000000" w:rsidR="00000000" w:rsidRPr="00000000">
              <w:rPr>
                <w:b w:val="1"/>
                <w:bCs w:val="1"/>
                <w:rtl w:val="0"/>
              </w:rPr>
              <w:t xml:space="preserve">A-03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3">
            <w:pPr>
              <w:rPr>
                <w:sz w:val="22"/>
                <w:szCs w:val="22"/>
              </w:rPr>
            </w:pPr>
            <w:r w:rsidDel="00000000" w:rsidR="00000000" w:rsidRPr="00000000">
              <w:rPr>
                <w:b w:val="1"/>
                <w:bCs w:val="1"/>
                <w:rtl w:val="0"/>
              </w:rPr>
              <w:t xml:space="preserve">ニュース管理</w:t>
            </w:r>
            <w:r w:rsidDel="00000000" w:rsidR="00000000" w:rsidRPr="00000000">
              <w:rPr>
                <w:rtl w:val="0"/>
              </w:rPr>
            </w:r>
          </w:p>
        </w:tc>
        <w:sdt>
          <w:sdtPr>
            <w:id w:val="367341831"/>
            <w:tag w:val="goog_rdk_6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1592628979"/>
                  <w:tag w:val="goog_rdk_69"/>
                </w:sdtPr>
                <w:sdtContent>
                  <w:p w:rsidR="00000000" w:rsidDel="00000000" w:rsidP="00000000" w:rsidRDefault="00000000" w:rsidRPr="00000000" w14:paraId="000000E4">
                    <w:pPr>
                      <w:rPr>
                        <w:ins w:author="平原照也" w:id="1" w:date="2026-04-23T01:44:26Z"/>
                        <w:b w:val="1"/>
                        <w:bCs w:val="1"/>
                        <w:rPrChange w:author="平原照也" w:id="2" w:date="2026-04-23T01:44:26Z">
                          <w:rPr>
                            <w:sz w:val="22"/>
                            <w:szCs w:val="22"/>
                          </w:rPr>
                        </w:rPrChange>
                      </w:rPr>
                    </w:pPr>
                    <w:sdt>
                      <w:sdtPr>
                        <w:id w:val="1379983976"/>
                        <w:tag w:val="goog_rdk_67"/>
                      </w:sdtPr>
                      <w:sdtContent>
                        <w:ins w:author="平原照也" w:id="1" w:date="2026-04-23T01:44:26Z"/>
                        <w:sdt>
                          <w:sdtPr>
                            <w:id w:val="-1959948411"/>
                            <w:tag w:val="goog_rdk_6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5">
            <w:pPr>
              <w:rPr>
                <w:sz w:val="22"/>
                <w:szCs w:val="22"/>
              </w:rPr>
            </w:pPr>
            <w:r w:rsidDel="00000000" w:rsidR="00000000" w:rsidRPr="00000000">
              <w:rPr>
                <w:rtl w:val="0"/>
              </w:rPr>
              <w:t xml:space="preserve">記事の一覧・新規作成・編集・削除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6">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7">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8">
            <w:pPr>
              <w:jc w:val="center"/>
              <w:rPr>
                <w:sz w:val="22"/>
                <w:szCs w:val="22"/>
              </w:rPr>
            </w:pPr>
            <w:r w:rsidDel="00000000" w:rsidR="00000000" w:rsidRPr="00000000">
              <w:rPr>
                <w:b w:val="1"/>
                <w:bCs w:val="1"/>
                <w:rtl w:val="0"/>
              </w:rPr>
              <w:t xml:space="preserve">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9">
            <w:pPr>
              <w:rPr>
                <w:sz w:val="22"/>
                <w:szCs w:val="22"/>
              </w:rPr>
            </w:pPr>
            <w:r w:rsidDel="00000000" w:rsidR="00000000" w:rsidRPr="00000000">
              <w:rPr>
                <w:b w:val="1"/>
                <w:bCs w:val="1"/>
                <w:rtl w:val="0"/>
              </w:rPr>
              <w:t xml:space="preserve">試合情報管理</w:t>
            </w:r>
            <w:r w:rsidDel="00000000" w:rsidR="00000000" w:rsidRPr="00000000">
              <w:rPr>
                <w:rtl w:val="0"/>
              </w:rPr>
            </w:r>
          </w:p>
        </w:tc>
        <w:sdt>
          <w:sdtPr>
            <w:id w:val="285806868"/>
            <w:tag w:val="goog_rdk_7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831476519"/>
                  <w:tag w:val="goog_rdk_74"/>
                </w:sdtPr>
                <w:sdtContent>
                  <w:p w:rsidR="00000000" w:rsidDel="00000000" w:rsidP="00000000" w:rsidRDefault="00000000" w:rsidRPr="00000000" w14:paraId="000000EA">
                    <w:pPr>
                      <w:rPr>
                        <w:ins w:author="平原照也" w:id="1" w:date="2026-04-23T01:44:26Z"/>
                        <w:b w:val="1"/>
                        <w:bCs w:val="1"/>
                        <w:rPrChange w:author="平原照也" w:id="2" w:date="2026-04-23T01:44:26Z">
                          <w:rPr>
                            <w:sz w:val="22"/>
                            <w:szCs w:val="22"/>
                          </w:rPr>
                        </w:rPrChange>
                      </w:rPr>
                    </w:pPr>
                    <w:sdt>
                      <w:sdtPr>
                        <w:id w:val="692283662"/>
                        <w:tag w:val="goog_rdk_72"/>
                      </w:sdtPr>
                      <w:sdtContent>
                        <w:ins w:author="平原照也" w:id="1" w:date="2026-04-23T01:44:26Z"/>
                        <w:sdt>
                          <w:sdtPr>
                            <w:id w:val="834564608"/>
                            <w:tag w:val="goog_rdk_7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B">
            <w:pPr>
              <w:rPr>
                <w:sz w:val="22"/>
                <w:szCs w:val="22"/>
              </w:rPr>
            </w:pPr>
            <w:r w:rsidDel="00000000" w:rsidR="00000000" w:rsidRPr="00000000">
              <w:rPr>
                <w:rtl w:val="0"/>
              </w:rPr>
              <w:t xml:space="preserve">Next Battle・試合結果・スタッツ更新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C">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ED">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E">
            <w:pPr>
              <w:jc w:val="center"/>
              <w:rPr>
                <w:sz w:val="22"/>
                <w:szCs w:val="22"/>
              </w:rPr>
            </w:pPr>
            <w:r w:rsidDel="00000000" w:rsidR="00000000" w:rsidRPr="00000000">
              <w:rPr>
                <w:b w:val="1"/>
                <w:bCs w:val="1"/>
                <w:rtl w:val="0"/>
              </w:rPr>
              <w:t xml:space="preserve">A-05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EF">
            <w:pPr>
              <w:rPr>
                <w:sz w:val="22"/>
                <w:szCs w:val="22"/>
              </w:rPr>
            </w:pPr>
            <w:r w:rsidDel="00000000" w:rsidR="00000000" w:rsidRPr="00000000">
              <w:rPr>
                <w:b w:val="1"/>
                <w:bCs w:val="1"/>
                <w:rtl w:val="0"/>
              </w:rPr>
              <w:t xml:space="preserve">部員管理</w:t>
            </w:r>
            <w:r w:rsidDel="00000000" w:rsidR="00000000" w:rsidRPr="00000000">
              <w:rPr>
                <w:rtl w:val="0"/>
              </w:rPr>
            </w:r>
          </w:p>
        </w:tc>
        <w:sdt>
          <w:sdtPr>
            <w:id w:val="966373512"/>
            <w:tag w:val="goog_rdk_7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1489960383"/>
                  <w:tag w:val="goog_rdk_79"/>
                </w:sdtPr>
                <w:sdtContent>
                  <w:p w:rsidR="00000000" w:rsidDel="00000000" w:rsidP="00000000" w:rsidRDefault="00000000" w:rsidRPr="00000000" w14:paraId="000000F0">
                    <w:pPr>
                      <w:rPr>
                        <w:ins w:author="平原照也" w:id="1" w:date="2026-04-23T01:44:26Z"/>
                        <w:b w:val="1"/>
                        <w:bCs w:val="1"/>
                        <w:rPrChange w:author="平原照也" w:id="2" w:date="2026-04-23T01:44:26Z">
                          <w:rPr>
                            <w:sz w:val="22"/>
                            <w:szCs w:val="22"/>
                          </w:rPr>
                        </w:rPrChange>
                      </w:rPr>
                    </w:pPr>
                    <w:sdt>
                      <w:sdtPr>
                        <w:id w:val="586308160"/>
                        <w:tag w:val="goog_rdk_77"/>
                      </w:sdtPr>
                      <w:sdtContent>
                        <w:ins w:author="平原照也" w:id="1" w:date="2026-04-23T01:44:26Z"/>
                        <w:sdt>
                          <w:sdtPr>
                            <w:id w:val="-2035101474"/>
                            <w:tag w:val="goog_rdk_7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1">
            <w:pPr>
              <w:rPr>
                <w:sz w:val="22"/>
                <w:szCs w:val="22"/>
              </w:rPr>
            </w:pPr>
            <w:r w:rsidDel="00000000" w:rsidR="00000000" w:rsidRPr="00000000">
              <w:rPr>
                <w:rtl w:val="0"/>
              </w:rPr>
              <w:t xml:space="preserve">選手・コーチ・スタッフの登録・編集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2">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3">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4">
            <w:pPr>
              <w:jc w:val="center"/>
              <w:rPr>
                <w:sz w:val="22"/>
                <w:szCs w:val="22"/>
              </w:rPr>
            </w:pPr>
            <w:r w:rsidDel="00000000" w:rsidR="00000000" w:rsidRPr="00000000">
              <w:rPr>
                <w:b w:val="1"/>
                <w:bCs w:val="1"/>
                <w:rtl w:val="0"/>
              </w:rPr>
              <w:t xml:space="preserve">A-06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5">
            <w:pPr>
              <w:rPr>
                <w:sz w:val="22"/>
                <w:szCs w:val="22"/>
              </w:rPr>
            </w:pPr>
            <w:r w:rsidDel="00000000" w:rsidR="00000000" w:rsidRPr="00000000">
              <w:rPr>
                <w:b w:val="1"/>
                <w:bCs w:val="1"/>
                <w:rtl w:val="0"/>
              </w:rPr>
              <w:t xml:space="preserve">イベント管理</w:t>
            </w:r>
            <w:r w:rsidDel="00000000" w:rsidR="00000000" w:rsidRPr="00000000">
              <w:rPr>
                <w:rtl w:val="0"/>
              </w:rPr>
            </w:r>
          </w:p>
        </w:tc>
        <w:sdt>
          <w:sdtPr>
            <w:id w:val="-1840048640"/>
            <w:tag w:val="goog_rdk_8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791589923"/>
                  <w:tag w:val="goog_rdk_84"/>
                </w:sdtPr>
                <w:sdtContent>
                  <w:p w:rsidR="00000000" w:rsidDel="00000000" w:rsidP="00000000" w:rsidRDefault="00000000" w:rsidRPr="00000000" w14:paraId="000000F6">
                    <w:pPr>
                      <w:rPr>
                        <w:ins w:author="平原照也" w:id="1" w:date="2026-04-23T01:44:26Z"/>
                        <w:b w:val="1"/>
                        <w:bCs w:val="1"/>
                        <w:rPrChange w:author="平原照也" w:id="2" w:date="2026-04-23T01:44:26Z">
                          <w:rPr>
                            <w:sz w:val="22"/>
                            <w:szCs w:val="22"/>
                          </w:rPr>
                        </w:rPrChange>
                      </w:rPr>
                    </w:pPr>
                    <w:sdt>
                      <w:sdtPr>
                        <w:id w:val="665983988"/>
                        <w:tag w:val="goog_rdk_82"/>
                      </w:sdtPr>
                      <w:sdtContent>
                        <w:ins w:author="平原照也" w:id="1" w:date="2026-04-23T01:44:26Z"/>
                        <w:sdt>
                          <w:sdtPr>
                            <w:id w:val="1803188249"/>
                            <w:tag w:val="goog_rdk_8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7">
            <w:pPr>
              <w:rPr>
                <w:sz w:val="22"/>
                <w:szCs w:val="22"/>
              </w:rPr>
            </w:pPr>
            <w:r w:rsidDel="00000000" w:rsidR="00000000" w:rsidRPr="00000000">
              <w:rPr>
                <w:rtl w:val="0"/>
              </w:rPr>
              <w:t xml:space="preserve">イベント登録・編集・ポスターUL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8">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0F9">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A">
            <w:pPr>
              <w:jc w:val="center"/>
              <w:rPr>
                <w:sz w:val="22"/>
                <w:szCs w:val="22"/>
              </w:rPr>
            </w:pPr>
            <w:r w:rsidDel="00000000" w:rsidR="00000000" w:rsidRPr="00000000">
              <w:rPr>
                <w:b w:val="1"/>
                <w:bCs w:val="1"/>
                <w:rtl w:val="0"/>
              </w:rPr>
              <w:t xml:space="preserve">A-07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B">
            <w:pPr>
              <w:rPr>
                <w:sz w:val="22"/>
                <w:szCs w:val="22"/>
              </w:rPr>
            </w:pPr>
            <w:r w:rsidDel="00000000" w:rsidR="00000000" w:rsidRPr="00000000">
              <w:rPr>
                <w:b w:val="1"/>
                <w:bCs w:val="1"/>
                <w:rtl w:val="0"/>
              </w:rPr>
              <w:t xml:space="preserve">商品管理</w:t>
            </w:r>
            <w:r w:rsidDel="00000000" w:rsidR="00000000" w:rsidRPr="00000000">
              <w:rPr>
                <w:rtl w:val="0"/>
              </w:rPr>
            </w:r>
          </w:p>
        </w:tc>
        <w:sdt>
          <w:sdtPr>
            <w:id w:val="739681747"/>
            <w:tag w:val="goog_rdk_86"/>
          </w:sdtPr>
          <w:sdtConten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cellIns w:author="平原照也" w:id="1" w:date="2026-04-23T01:44:26Z"/>
              </w:tcPr>
              <w:sdt>
                <w:sdtPr>
                  <w:id w:val="1134744535"/>
                  <w:tag w:val="goog_rdk_89"/>
                </w:sdtPr>
                <w:sdtContent>
                  <w:p w:rsidR="00000000" w:rsidDel="00000000" w:rsidP="00000000" w:rsidRDefault="00000000" w:rsidRPr="00000000" w14:paraId="000000FC">
                    <w:pPr>
                      <w:rPr>
                        <w:ins w:author="平原照也" w:id="1" w:date="2026-04-23T01:44:26Z"/>
                        <w:b w:val="1"/>
                        <w:bCs w:val="1"/>
                        <w:rPrChange w:author="平原照也" w:id="2" w:date="2026-04-23T01:44:26Z">
                          <w:rPr>
                            <w:sz w:val="22"/>
                            <w:szCs w:val="22"/>
                          </w:rPr>
                        </w:rPrChange>
                      </w:rPr>
                    </w:pPr>
                    <w:sdt>
                      <w:sdtPr>
                        <w:id w:val="574496862"/>
                        <w:tag w:val="goog_rdk_87"/>
                      </w:sdtPr>
                      <w:sdtContent>
                        <w:ins w:author="平原照也" w:id="1" w:date="2026-04-23T01:44:26Z"/>
                        <w:sdt>
                          <w:sdtPr>
                            <w:id w:val="-2145294556"/>
                            <w:tag w:val="goog_rdk_88"/>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D">
            <w:pPr>
              <w:rPr>
                <w:sz w:val="22"/>
                <w:szCs w:val="22"/>
              </w:rPr>
            </w:pPr>
            <w:r w:rsidDel="00000000" w:rsidR="00000000" w:rsidRPr="00000000">
              <w:rPr>
                <w:rtl w:val="0"/>
              </w:rPr>
              <w:t xml:space="preserve">グッズ登録・価格/在庫編集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E">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0FF">
            <w:pPr>
              <w:jc w:val="center"/>
              <w:rPr>
                <w:sz w:val="22"/>
                <w:szCs w:val="22"/>
              </w:rPr>
            </w:pPr>
            <w:r w:rsidDel="00000000" w:rsidR="00000000" w:rsidRPr="00000000">
              <w:rPr>
                <w:rtl w:val="0"/>
              </w:rPr>
              <w:t xml:space="preserve">管理</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0">
            <w:pPr>
              <w:jc w:val="center"/>
              <w:rPr>
                <w:sz w:val="22"/>
                <w:szCs w:val="22"/>
              </w:rPr>
            </w:pPr>
            <w:r w:rsidDel="00000000" w:rsidR="00000000" w:rsidRPr="00000000">
              <w:rPr>
                <w:b w:val="1"/>
                <w:bCs w:val="1"/>
                <w:rtl w:val="0"/>
              </w:rPr>
              <w:t xml:space="preserve">A-08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1">
            <w:pPr>
              <w:rPr>
                <w:sz w:val="22"/>
                <w:szCs w:val="22"/>
              </w:rPr>
            </w:pPr>
            <w:r w:rsidDel="00000000" w:rsidR="00000000" w:rsidRPr="00000000">
              <w:rPr>
                <w:b w:val="1"/>
                <w:bCs w:val="1"/>
                <w:rtl w:val="0"/>
              </w:rPr>
              <w:t xml:space="preserve">注文管理</w:t>
            </w:r>
            <w:r w:rsidDel="00000000" w:rsidR="00000000" w:rsidRPr="00000000">
              <w:rPr>
                <w:rtl w:val="0"/>
              </w:rPr>
            </w:r>
          </w:p>
        </w:tc>
        <w:sdt>
          <w:sdtPr>
            <w:id w:val="871887364"/>
            <w:tag w:val="goog_rdk_91"/>
          </w:sdtPr>
          <w:sdtConten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cellIns w:author="平原照也" w:id="1" w:date="2026-04-23T01:44:26Z"/>
              </w:tcPr>
              <w:sdt>
                <w:sdtPr>
                  <w:id w:val="-1534245851"/>
                  <w:tag w:val="goog_rdk_94"/>
                </w:sdtPr>
                <w:sdtContent>
                  <w:p w:rsidR="00000000" w:rsidDel="00000000" w:rsidP="00000000" w:rsidRDefault="00000000" w:rsidRPr="00000000" w14:paraId="00000102">
                    <w:pPr>
                      <w:rPr>
                        <w:ins w:author="平原照也" w:id="1" w:date="2026-04-23T01:44:26Z"/>
                        <w:b w:val="1"/>
                        <w:bCs w:val="1"/>
                        <w:rPrChange w:author="平原照也" w:id="2" w:date="2026-04-23T01:44:26Z">
                          <w:rPr>
                            <w:sz w:val="22"/>
                            <w:szCs w:val="22"/>
                          </w:rPr>
                        </w:rPrChange>
                      </w:rPr>
                    </w:pPr>
                    <w:sdt>
                      <w:sdtPr>
                        <w:id w:val="1334701334"/>
                        <w:tag w:val="goog_rdk_92"/>
                      </w:sdtPr>
                      <w:sdtContent>
                        <w:ins w:author="平原照也" w:id="1" w:date="2026-04-23T01:44:26Z"/>
                        <w:sdt>
                          <w:sdtPr>
                            <w:id w:val="-456655612"/>
                            <w:tag w:val="goog_rdk_93"/>
                          </w:sdtPr>
                          <w:sdtContent>
                            <w:ins w:author="平原照也" w:id="1" w:date="2026-04-23T01:44:26Z">
                              <w:r w:rsidDel="00000000" w:rsidR="00000000" w:rsidRPr="00000000">
                                <w:rPr>
                                  <w:rtl w:val="0"/>
                                </w:rPr>
                              </w:r>
                            </w:ins>
                          </w:sdtContent>
                        </w:sdt>
                        <w:ins w:author="平原照也" w:id="1" w:date="2026-04-23T01:44:26Z"/>
                      </w:sdtContent>
                    </w:sdt>
                  </w:p>
                </w:sdtContent>
              </w:sdt>
            </w:tc>
          </w:sdtContent>
        </w:sdt>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3">
            <w:pPr>
              <w:rPr>
                <w:sz w:val="22"/>
                <w:szCs w:val="22"/>
              </w:rPr>
            </w:pPr>
            <w:r w:rsidDel="00000000" w:rsidR="00000000" w:rsidRPr="00000000">
              <w:rPr>
                <w:rtl w:val="0"/>
              </w:rPr>
              <w:t xml:space="preserve">受注一覧・ステータス更新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4">
            <w:pPr>
              <w:jc w:val="center"/>
              <w:rPr>
                <w:sz w:val="22"/>
                <w:szCs w:val="22"/>
              </w:rPr>
            </w:pPr>
            <w:r w:rsidDel="00000000" w:rsidR="00000000" w:rsidRPr="00000000">
              <w:rPr>
                <w:rtl w:val="0"/>
              </w:rPr>
              <w:t xml:space="preserve">(新規)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5">
            <w:pPr>
              <w:jc w:val="center"/>
              <w:rPr>
                <w:sz w:val="22"/>
                <w:szCs w:val="22"/>
              </w:rPr>
            </w:pPr>
            <w:r w:rsidDel="00000000" w:rsidR="00000000" w:rsidRPr="00000000">
              <w:rPr>
                <w:rtl w:val="0"/>
              </w:rPr>
              <w:t xml:space="preserve">管理</w:t>
            </w:r>
            <w:r w:rsidDel="00000000" w:rsidR="00000000" w:rsidRPr="00000000">
              <w:rPr>
                <w:rtl w:val="0"/>
              </w:rPr>
            </w:r>
          </w:p>
        </w:tc>
      </w:tr>
    </w:tbl>
    <w:p w:rsidR="00000000" w:rsidDel="00000000" w:rsidP="00000000" w:rsidRDefault="00000000" w:rsidRPr="00000000" w14:paraId="00000106">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1f4e79" w:space="4" w:sz="10" w:val="single"/>
        </w:pBdr>
        <w:spacing w:after="180" w:lineRule="auto"/>
        <w:rPr>
          <w:color w:val="1f4e79"/>
        </w:rPr>
      </w:pPr>
      <w:r w:rsidDel="00000000" w:rsidR="00000000" w:rsidRPr="00000000">
        <w:rPr>
          <w:color w:val="1f4e79"/>
          <w:rtl w:val="0"/>
        </w:rPr>
        <w:t xml:space="preserve">3. データ要件</w:t>
      </w:r>
    </w:p>
    <w:p w:rsidR="00000000" w:rsidDel="00000000" w:rsidP="00000000" w:rsidRDefault="00000000" w:rsidRPr="00000000" w14:paraId="00000108">
      <w:pPr>
        <w:pStyle w:val="Heading2"/>
        <w:spacing w:after="140" w:before="280" w:lineRule="auto"/>
        <w:rPr>
          <w:color w:val="1f4e79"/>
        </w:rPr>
      </w:pPr>
      <w:r w:rsidDel="00000000" w:rsidR="00000000" w:rsidRPr="00000000">
        <w:rPr>
          <w:color w:val="1f4e79"/>
          <w:rtl w:val="0"/>
        </w:rPr>
        <w:t xml:space="preserve">3-1. ニュース（News）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09">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0A">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0B">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0C">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D">
            <w:pPr>
              <w:rPr>
                <w:sz w:val="22"/>
                <w:szCs w:val="22"/>
              </w:rPr>
            </w:pPr>
            <w:r w:rsidDel="00000000" w:rsidR="00000000" w:rsidRPr="00000000">
              <w:rPr>
                <w:b w:val="1"/>
                <w:bCs w:val="1"/>
                <w:rtl w:val="0"/>
              </w:rPr>
              <w:t xml:space="preserve">タイトル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E">
            <w:pPr>
              <w:rPr>
                <w:sz w:val="22"/>
                <w:szCs w:val="22"/>
              </w:rPr>
            </w:pPr>
            <w:r w:rsidDel="00000000" w:rsidR="00000000" w:rsidRPr="00000000">
              <w:rPr>
                <w:rtl w:val="0"/>
              </w:rPr>
              <w:t xml:space="preserve">文字列 (100字以内)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0F">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0">
            <w:pPr>
              <w:rPr>
                <w:sz w:val="22"/>
                <w:szCs w:val="22"/>
              </w:rPr>
            </w:pPr>
            <w:r w:rsidDel="00000000" w:rsidR="00000000" w:rsidRPr="00000000">
              <w:rPr>
                <w:rtl w:val="0"/>
              </w:rPr>
              <w:t xml:space="preserve">記事のタイトル</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1">
            <w:pPr>
              <w:rPr>
                <w:sz w:val="22"/>
                <w:szCs w:val="22"/>
              </w:rPr>
            </w:pPr>
            <w:r w:rsidDel="00000000" w:rsidR="00000000" w:rsidRPr="00000000">
              <w:rPr>
                <w:b w:val="1"/>
                <w:bCs w:val="1"/>
                <w:rtl w:val="0"/>
              </w:rPr>
              <w:t xml:space="preserve">カテゴリ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2">
            <w:pPr>
              <w:rPr>
                <w:sz w:val="22"/>
                <w:szCs w:val="22"/>
              </w:rPr>
            </w:pPr>
            <w:r w:rsidDel="00000000" w:rsidR="00000000" w:rsidRPr="00000000">
              <w:rPr>
                <w:rtl w:val="0"/>
              </w:rPr>
              <w:t xml:space="preserve">選択（重要/試合結果/お知らせ/活動報告 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3">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4">
            <w:pPr>
              <w:rPr>
                <w:sz w:val="22"/>
                <w:szCs w:val="22"/>
              </w:rPr>
            </w:pPr>
            <w:r w:rsidDel="00000000" w:rsidR="00000000" w:rsidRPr="00000000">
              <w:rPr>
                <w:rtl w:val="0"/>
              </w:rPr>
              <w:t xml:space="preserve">絞り込み表示に使用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5">
            <w:pPr>
              <w:rPr>
                <w:sz w:val="22"/>
                <w:szCs w:val="22"/>
              </w:rPr>
            </w:pPr>
            <w:r w:rsidDel="00000000" w:rsidR="00000000" w:rsidRPr="00000000">
              <w:rPr>
                <w:b w:val="1"/>
                <w:bCs w:val="1"/>
                <w:rtl w:val="0"/>
              </w:rPr>
              <w:t xml:space="preserve">本文</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6">
            <w:pPr>
              <w:rPr>
                <w:sz w:val="22"/>
                <w:szCs w:val="22"/>
              </w:rPr>
            </w:pPr>
            <w:r w:rsidDel="00000000" w:rsidR="00000000" w:rsidRPr="00000000">
              <w:rPr>
                <w:rtl w:val="0"/>
              </w:rPr>
              <w:t xml:space="preserve">リッチテキスト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7">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8">
            <w:pPr>
              <w:rPr>
                <w:sz w:val="22"/>
                <w:szCs w:val="22"/>
              </w:rPr>
            </w:pPr>
            <w:r w:rsidDel="00000000" w:rsidR="00000000" w:rsidRPr="00000000">
              <w:rPr>
                <w:rtl w:val="0"/>
              </w:rPr>
              <w:t xml:space="preserve">HTMLリッチエディタで入力</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9">
            <w:pPr>
              <w:rPr>
                <w:sz w:val="22"/>
                <w:szCs w:val="22"/>
              </w:rPr>
            </w:pPr>
            <w:r w:rsidDel="00000000" w:rsidR="00000000" w:rsidRPr="00000000">
              <w:rPr>
                <w:b w:val="1"/>
                <w:bCs w:val="1"/>
                <w:rtl w:val="0"/>
              </w:rPr>
              <w:t xml:space="preserve">アイキャッチ画像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A">
            <w:pPr>
              <w:rPr>
                <w:sz w:val="22"/>
                <w:szCs w:val="22"/>
              </w:rPr>
            </w:pPr>
            <w:r w:rsidDel="00000000" w:rsidR="00000000" w:rsidRPr="00000000">
              <w:rPr>
                <w:rtl w:val="0"/>
              </w:rPr>
              <w:t xml:space="preserve">画像ファイル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B">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1C">
            <w:pPr>
              <w:rPr>
                <w:sz w:val="22"/>
                <w:szCs w:val="22"/>
              </w:rPr>
            </w:pPr>
            <w:r w:rsidDel="00000000" w:rsidR="00000000" w:rsidRPr="00000000">
              <w:rPr>
                <w:rtl w:val="0"/>
              </w:rPr>
              <w:t xml:space="preserve">一覧・詳細で表示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D">
            <w:pPr>
              <w:rPr>
                <w:sz w:val="22"/>
                <w:szCs w:val="22"/>
              </w:rPr>
            </w:pPr>
            <w:r w:rsidDel="00000000" w:rsidR="00000000" w:rsidRPr="00000000">
              <w:rPr>
                <w:b w:val="1"/>
                <w:bCs w:val="1"/>
                <w:rtl w:val="0"/>
              </w:rPr>
              <w:t xml:space="preserve">公開日時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E">
            <w:pPr>
              <w:rPr>
                <w:sz w:val="22"/>
                <w:szCs w:val="22"/>
              </w:rPr>
            </w:pPr>
            <w:r w:rsidDel="00000000" w:rsidR="00000000" w:rsidRPr="00000000">
              <w:rPr>
                <w:rtl w:val="0"/>
              </w:rPr>
              <w:t xml:space="preserve">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1F">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0">
            <w:pPr>
              <w:rPr>
                <w:sz w:val="22"/>
                <w:szCs w:val="22"/>
              </w:rPr>
            </w:pPr>
            <w:r w:rsidDel="00000000" w:rsidR="00000000" w:rsidRPr="00000000">
              <w:rPr>
                <w:rtl w:val="0"/>
              </w:rPr>
              <w:t xml:space="preserve">公開予約にも使用可</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1">
            <w:pPr>
              <w:rPr>
                <w:sz w:val="22"/>
                <w:szCs w:val="22"/>
              </w:rPr>
            </w:pPr>
            <w:r w:rsidDel="00000000" w:rsidR="00000000" w:rsidRPr="00000000">
              <w:rPr>
                <w:b w:val="1"/>
                <w:bCs w:val="1"/>
                <w:rtl w:val="0"/>
              </w:rPr>
              <w:t xml:space="preserve">公開ステータス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2">
            <w:pPr>
              <w:rPr>
                <w:sz w:val="22"/>
                <w:szCs w:val="22"/>
              </w:rPr>
            </w:pPr>
            <w:r w:rsidDel="00000000" w:rsidR="00000000" w:rsidRPr="00000000">
              <w:rPr>
                <w:rtl w:val="0"/>
              </w:rPr>
              <w:t xml:space="preserve">選択（下書き/公開）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3">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4">
            <w:pPr>
              <w:rPr>
                <w:sz w:val="22"/>
                <w:szCs w:val="22"/>
              </w:rPr>
            </w:pPr>
            <w:r w:rsidDel="00000000" w:rsidR="00000000" w:rsidRPr="00000000">
              <w:rPr>
                <w:rtl w:val="0"/>
              </w:rPr>
              <w:t xml:space="preserve">公開前の下書き保存用</w:t>
            </w:r>
            <w:r w:rsidDel="00000000" w:rsidR="00000000" w:rsidRPr="00000000">
              <w:rPr>
                <w:rtl w:val="0"/>
              </w:rPr>
            </w:r>
          </w:p>
        </w:tc>
      </w:tr>
    </w:tbl>
    <w:p w:rsidR="00000000" w:rsidDel="00000000" w:rsidP="00000000" w:rsidRDefault="00000000" w:rsidRPr="00000000" w14:paraId="00000125">
      <w:pPr>
        <w:pStyle w:val="Heading2"/>
        <w:spacing w:after="140" w:before="280" w:lineRule="auto"/>
        <w:rPr>
          <w:color w:val="1f4e79"/>
        </w:rPr>
      </w:pPr>
      <w:r w:rsidDel="00000000" w:rsidR="00000000" w:rsidRPr="00000000">
        <w:rPr>
          <w:color w:val="1f4e79"/>
          <w:rtl w:val="0"/>
        </w:rPr>
        <w:t xml:space="preserve">3-2. 試合情報（Match）</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26">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27">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28">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29">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A">
            <w:pPr>
              <w:rPr>
                <w:sz w:val="22"/>
                <w:szCs w:val="22"/>
              </w:rPr>
            </w:pPr>
            <w:r w:rsidDel="00000000" w:rsidR="00000000" w:rsidRPr="00000000">
              <w:rPr>
                <w:b w:val="1"/>
                <w:bCs w:val="1"/>
                <w:rtl w:val="0"/>
              </w:rPr>
              <w:t xml:space="preserve">試合日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B">
            <w:pPr>
              <w:rPr>
                <w:sz w:val="22"/>
                <w:szCs w:val="22"/>
              </w:rPr>
            </w:pPr>
            <w:r w:rsidDel="00000000" w:rsidR="00000000" w:rsidRPr="00000000">
              <w:rPr>
                <w:rtl w:val="0"/>
              </w:rPr>
              <w:t xml:space="preserve">日付</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2D">
            <w:pPr>
              <w:rPr>
                <w:sz w:val="22"/>
                <w:szCs w:val="22"/>
              </w:rPr>
            </w:pPr>
            <w:r w:rsidDel="00000000" w:rsidR="00000000" w:rsidRPr="00000000">
              <w:rPr>
                <w:rtl w:val="0"/>
              </w:rPr>
              <w:t xml:space="preserve">年月日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E">
            <w:pPr>
              <w:rPr>
                <w:sz w:val="22"/>
                <w:szCs w:val="22"/>
              </w:rPr>
            </w:pPr>
            <w:r w:rsidDel="00000000" w:rsidR="00000000" w:rsidRPr="00000000">
              <w:rPr>
                <w:b w:val="1"/>
                <w:bCs w:val="1"/>
                <w:rtl w:val="0"/>
              </w:rPr>
              <w:t xml:space="preserve">キックオフ時刻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2F">
            <w:pPr>
              <w:rPr>
                <w:sz w:val="22"/>
                <w:szCs w:val="22"/>
              </w:rPr>
            </w:pPr>
            <w:r w:rsidDel="00000000" w:rsidR="00000000" w:rsidRPr="00000000">
              <w:rPr>
                <w:rtl w:val="0"/>
              </w:rPr>
              <w:t xml:space="preserve">時刻</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0">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1">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2">
            <w:pPr>
              <w:rPr>
                <w:sz w:val="22"/>
                <w:szCs w:val="22"/>
              </w:rPr>
            </w:pPr>
            <w:r w:rsidDel="00000000" w:rsidR="00000000" w:rsidRPr="00000000">
              <w:rPr>
                <w:b w:val="1"/>
                <w:bCs w:val="1"/>
                <w:rtl w:val="0"/>
              </w:rPr>
              <w:t xml:space="preserve">対戦相手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3">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4">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5">
            <w:pPr>
              <w:rPr>
                <w:sz w:val="22"/>
                <w:szCs w:val="22"/>
              </w:rPr>
            </w:pPr>
            <w:r w:rsidDel="00000000" w:rsidR="00000000" w:rsidRPr="00000000">
              <w:rPr>
                <w:rtl w:val="0"/>
              </w:rPr>
              <w:t xml:space="preserve">相手チーム名</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6">
            <w:pPr>
              <w:rPr>
                <w:sz w:val="22"/>
                <w:szCs w:val="22"/>
              </w:rPr>
            </w:pPr>
            <w:r w:rsidDel="00000000" w:rsidR="00000000" w:rsidRPr="00000000">
              <w:rPr>
                <w:b w:val="1"/>
                <w:bCs w:val="1"/>
                <w:rtl w:val="0"/>
              </w:rPr>
              <w:t xml:space="preserve">会場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7">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8">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9">
            <w:pPr>
              <w:rPr>
                <w:sz w:val="22"/>
                <w:szCs w:val="22"/>
              </w:rPr>
            </w:pPr>
            <w:r w:rsidDel="00000000" w:rsidR="00000000" w:rsidRPr="00000000">
              <w:rPr>
                <w:rtl w:val="0"/>
              </w:rPr>
              <w:t xml:space="preserve">スタジアム名・所在地</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A">
            <w:pPr>
              <w:rPr>
                <w:sz w:val="22"/>
                <w:szCs w:val="22"/>
              </w:rPr>
            </w:pPr>
            <w:r w:rsidDel="00000000" w:rsidR="00000000" w:rsidRPr="00000000">
              <w:rPr>
                <w:b w:val="1"/>
                <w:bCs w:val="1"/>
                <w:rtl w:val="0"/>
              </w:rPr>
              <w:t xml:space="preserve">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B">
            <w:pPr>
              <w:rPr>
                <w:sz w:val="22"/>
                <w:szCs w:val="22"/>
              </w:rPr>
            </w:pPr>
            <w:r w:rsidDel="00000000" w:rsidR="00000000" w:rsidRPr="00000000">
              <w:rPr>
                <w:rtl w:val="0"/>
              </w:rPr>
              <w:t xml:space="preserve">選択（リーグ戦/練習試合/新歓マッチ等）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3D">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E">
            <w:pPr>
              <w:rPr>
                <w:sz w:val="22"/>
                <w:szCs w:val="22"/>
              </w:rPr>
            </w:pPr>
            <w:r w:rsidDel="00000000" w:rsidR="00000000" w:rsidRPr="00000000">
              <w:rPr>
                <w:b w:val="1"/>
                <w:bCs w:val="1"/>
                <w:rtl w:val="0"/>
              </w:rPr>
              <w:t xml:space="preserve">自スコア</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3F">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0">
            <w:pPr>
              <w:jc w:val="center"/>
              <w:rPr>
                <w:sz w:val="22"/>
                <w:szCs w:val="22"/>
              </w:rPr>
            </w:pPr>
            <w:r w:rsidDel="00000000" w:rsidR="00000000" w:rsidRPr="00000000">
              <w:rPr>
                <w:rtl w:val="0"/>
              </w:rPr>
              <w:t xml:space="preserve">終了後必須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1">
            <w:pPr>
              <w:rPr>
                <w:sz w:val="22"/>
                <w:szCs w:val="22"/>
              </w:rPr>
            </w:pPr>
            <w:r w:rsidDel="00000000" w:rsidR="00000000" w:rsidRPr="00000000">
              <w:rPr>
                <w:rtl w:val="0"/>
              </w:rPr>
              <w:t xml:space="preserve">試合終了後に入力</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2">
            <w:pPr>
              <w:rPr>
                <w:sz w:val="22"/>
                <w:szCs w:val="22"/>
              </w:rPr>
            </w:pPr>
            <w:r w:rsidDel="00000000" w:rsidR="00000000" w:rsidRPr="00000000">
              <w:rPr>
                <w:b w:val="1"/>
                <w:bCs w:val="1"/>
                <w:rtl w:val="0"/>
              </w:rPr>
              <w:t xml:space="preserve">相手スコア</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3">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4">
            <w:pPr>
              <w:jc w:val="center"/>
              <w:rPr>
                <w:sz w:val="22"/>
                <w:szCs w:val="22"/>
              </w:rPr>
            </w:pPr>
            <w:r w:rsidDel="00000000" w:rsidR="00000000" w:rsidRPr="00000000">
              <w:rPr>
                <w:rtl w:val="0"/>
              </w:rPr>
              <w:t xml:space="preserve">終了後必須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5">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6">
            <w:pPr>
              <w:rPr>
                <w:sz w:val="22"/>
                <w:szCs w:val="22"/>
              </w:rPr>
            </w:pPr>
            <w:r w:rsidDel="00000000" w:rsidR="00000000" w:rsidRPr="00000000">
              <w:rPr>
                <w:b w:val="1"/>
                <w:bCs w:val="1"/>
                <w:rtl w:val="0"/>
              </w:rPr>
              <w:t xml:space="preserve">試合結果サマリ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7">
            <w:pPr>
              <w:rPr>
                <w:sz w:val="22"/>
                <w:szCs w:val="22"/>
              </w:rPr>
            </w:pPr>
            <w:r w:rsidDel="00000000" w:rsidR="00000000" w:rsidRPr="00000000">
              <w:rPr>
                <w:rtl w:val="0"/>
              </w:rPr>
              <w:t xml:space="preserve">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8">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49">
            <w:pPr>
              <w:rPr>
                <w:sz w:val="22"/>
                <w:szCs w:val="22"/>
              </w:rPr>
            </w:pPr>
            <w:r w:rsidDel="00000000" w:rsidR="00000000" w:rsidRPr="00000000">
              <w:rPr>
                <w:rtl w:val="0"/>
              </w:rPr>
              <w:t xml:space="preserve">振り返りコメント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A">
            <w:pPr>
              <w:rPr>
                <w:sz w:val="22"/>
                <w:szCs w:val="22"/>
              </w:rPr>
            </w:pPr>
            <w:r w:rsidDel="00000000" w:rsidR="00000000" w:rsidRPr="00000000">
              <w:rPr>
                <w:b w:val="1"/>
                <w:bCs w:val="1"/>
                <w:rtl w:val="0"/>
              </w:rPr>
              <w:t xml:space="preserve">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B">
            <w:pPr>
              <w:rPr>
                <w:sz w:val="22"/>
                <w:szCs w:val="22"/>
              </w:rPr>
            </w:pPr>
            <w:r w:rsidDel="00000000" w:rsidR="00000000" w:rsidRPr="00000000">
              <w:rPr>
                <w:rtl w:val="0"/>
              </w:rPr>
              <w:t xml:space="preserve">選択（予定/終了/中止）</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4D">
            <w:pPr>
              <w:rPr>
                <w:sz w:val="22"/>
                <w:szCs w:val="22"/>
              </w:rPr>
            </w:pPr>
            <w:r w:rsidDel="00000000" w:rsidR="00000000" w:rsidRPr="00000000">
              <w:rPr>
                <w:rtl w:val="0"/>
              </w:rPr>
              <w:t xml:space="preserve">Next Battle表示制御</w:t>
            </w:r>
            <w:r w:rsidDel="00000000" w:rsidR="00000000" w:rsidRPr="00000000">
              <w:rPr>
                <w:rtl w:val="0"/>
              </w:rPr>
            </w:r>
          </w:p>
        </w:tc>
      </w:tr>
    </w:tbl>
    <w:p w:rsidR="00000000" w:rsidDel="00000000" w:rsidP="00000000" w:rsidRDefault="00000000" w:rsidRPr="00000000" w14:paraId="0000014E">
      <w:pPr>
        <w:pStyle w:val="Heading2"/>
        <w:spacing w:after="140" w:before="280" w:lineRule="auto"/>
        <w:rPr>
          <w:color w:val="1f4e79"/>
        </w:rPr>
      </w:pPr>
      <w:r w:rsidDel="00000000" w:rsidR="00000000" w:rsidRPr="00000000">
        <w:rPr>
          <w:color w:val="1f4e79"/>
          <w:rtl w:val="0"/>
        </w:rPr>
        <w:t xml:space="preserve">3-3. 部員（Player / Coach / Staff）</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4F">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50">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51">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52">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3">
            <w:pPr>
              <w:rPr>
                <w:sz w:val="22"/>
                <w:szCs w:val="22"/>
              </w:rPr>
            </w:pPr>
            <w:r w:rsidDel="00000000" w:rsidR="00000000" w:rsidRPr="00000000">
              <w:rPr>
                <w:b w:val="1"/>
                <w:bCs w:val="1"/>
                <w:rtl w:val="0"/>
              </w:rPr>
              <w:t xml:space="preserve">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4">
            <w:pPr>
              <w:rPr>
                <w:sz w:val="22"/>
                <w:szCs w:val="22"/>
              </w:rPr>
            </w:pPr>
            <w:r w:rsidDel="00000000" w:rsidR="00000000" w:rsidRPr="00000000">
              <w:rPr>
                <w:rtl w:val="0"/>
              </w:rPr>
              <w:t xml:space="preserve">選択（Coach/Offense/Defense/Special Teams/Staff）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5">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6">
            <w:pPr>
              <w:rPr>
                <w:sz w:val="22"/>
                <w:szCs w:val="22"/>
              </w:rPr>
            </w:pPr>
            <w:r w:rsidDel="00000000" w:rsidR="00000000" w:rsidRPr="00000000">
              <w:rPr>
                <w:rtl w:val="0"/>
              </w:rPr>
              <w:t xml:space="preserve">表示先セクション切替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57">
            <w:pPr>
              <w:rPr>
                <w:sz w:val="22"/>
                <w:szCs w:val="22"/>
              </w:rPr>
            </w:pPr>
            <w:r w:rsidDel="00000000" w:rsidR="00000000" w:rsidRPr="00000000">
              <w:rPr>
                <w:b w:val="1"/>
                <w:bCs w:val="1"/>
                <w:rtl w:val="0"/>
              </w:rPr>
              <w:t xml:space="preserve">氏名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58">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59">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5A">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B">
            <w:pPr>
              <w:rPr>
                <w:sz w:val="22"/>
                <w:szCs w:val="22"/>
              </w:rPr>
            </w:pPr>
            <w:r w:rsidDel="00000000" w:rsidR="00000000" w:rsidRPr="00000000">
              <w:rPr>
                <w:b w:val="1"/>
                <w:bCs w:val="1"/>
                <w:rtl w:val="0"/>
              </w:rPr>
              <w:t xml:space="preserve">氏名ふりがな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C">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D">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5E">
            <w:pPr>
              <w:rPr>
                <w:sz w:val="22"/>
                <w:szCs w:val="22"/>
              </w:rPr>
            </w:pPr>
            <w:r w:rsidDel="00000000" w:rsidR="00000000" w:rsidRPr="00000000">
              <w:rPr>
                <w:rtl w:val="0"/>
              </w:rPr>
              <w:t xml:space="preserve">検索・並び替え用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5F">
            <w:pPr>
              <w:rPr>
                <w:sz w:val="22"/>
                <w:szCs w:val="22"/>
              </w:rPr>
            </w:pPr>
            <w:r w:rsidDel="00000000" w:rsidR="00000000" w:rsidRPr="00000000">
              <w:rPr>
                <w:b w:val="1"/>
                <w:bCs w:val="1"/>
                <w:rtl w:val="0"/>
              </w:rPr>
              <w:t xml:space="preserve">学年・所属</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0">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1">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2">
            <w:pPr>
              <w:rPr>
                <w:sz w:val="22"/>
                <w:szCs w:val="22"/>
              </w:rPr>
            </w:pPr>
            <w:r w:rsidDel="00000000" w:rsidR="00000000" w:rsidRPr="00000000">
              <w:rPr>
                <w:rtl w:val="0"/>
              </w:rPr>
              <w:t xml:space="preserve">例: 学部3年 / 修士1年 / ヘッドコーチ</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3">
            <w:pPr>
              <w:rPr>
                <w:sz w:val="22"/>
                <w:szCs w:val="22"/>
              </w:rPr>
            </w:pPr>
            <w:r w:rsidDel="00000000" w:rsidR="00000000" w:rsidRPr="00000000">
              <w:rPr>
                <w:b w:val="1"/>
                <w:bCs w:val="1"/>
                <w:rtl w:val="0"/>
              </w:rPr>
              <w:t xml:space="preserve">ポジション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4">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5">
            <w:pPr>
              <w:jc w:val="center"/>
              <w:rPr>
                <w:sz w:val="22"/>
                <w:szCs w:val="22"/>
              </w:rPr>
            </w:pPr>
            <w:r w:rsidDel="00000000" w:rsidR="00000000" w:rsidRPr="00000000">
              <w:rPr>
                <w:rtl w:val="0"/>
              </w:rPr>
              <w:t xml:space="preserve">選手のみ必須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6">
            <w:pPr>
              <w:rPr>
                <w:sz w:val="22"/>
                <w:szCs w:val="22"/>
              </w:rPr>
            </w:pPr>
            <w:r w:rsidDel="00000000" w:rsidR="00000000" w:rsidRPr="00000000">
              <w:rPr>
                <w:rtl w:val="0"/>
              </w:rPr>
              <w:t xml:space="preserve">QB / RB / WR 等</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7">
            <w:pPr>
              <w:rPr>
                <w:sz w:val="22"/>
                <w:szCs w:val="22"/>
              </w:rPr>
            </w:pPr>
            <w:r w:rsidDel="00000000" w:rsidR="00000000" w:rsidRPr="00000000">
              <w:rPr>
                <w:b w:val="1"/>
                <w:bCs w:val="1"/>
                <w:rtl w:val="0"/>
              </w:rPr>
              <w:t xml:space="preserve">背番号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8">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9">
            <w:pPr>
              <w:jc w:val="center"/>
              <w:rPr>
                <w:sz w:val="22"/>
                <w:szCs w:val="22"/>
              </w:rPr>
            </w:pPr>
            <w:r w:rsidDel="00000000" w:rsidR="00000000" w:rsidRPr="00000000">
              <w:rPr>
                <w:rtl w:val="0"/>
              </w:rPr>
              <w:t xml:space="preserve">選手のみ必須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A">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B">
            <w:pPr>
              <w:rPr>
                <w:sz w:val="22"/>
                <w:szCs w:val="22"/>
              </w:rPr>
            </w:pPr>
            <w:r w:rsidDel="00000000" w:rsidR="00000000" w:rsidRPr="00000000">
              <w:rPr>
                <w:b w:val="1"/>
                <w:bCs w:val="1"/>
                <w:rtl w:val="0"/>
              </w:rPr>
              <w:t xml:space="preserve">プロフィール画像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C">
            <w:pPr>
              <w:rPr>
                <w:sz w:val="22"/>
                <w:szCs w:val="22"/>
              </w:rPr>
            </w:pPr>
            <w:r w:rsidDel="00000000" w:rsidR="00000000" w:rsidRPr="00000000">
              <w:rPr>
                <w:rtl w:val="0"/>
              </w:rPr>
              <w:t xml:space="preserve">画像ファイル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D">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6E">
            <w:pPr>
              <w:rPr>
                <w:sz w:val="22"/>
                <w:szCs w:val="22"/>
              </w:rPr>
            </w:pPr>
            <w:r w:rsidDel="00000000" w:rsidR="00000000" w:rsidRPr="00000000">
              <w:rPr>
                <w:rtl w:val="0"/>
              </w:rPr>
              <w:t xml:space="preserve">顔写真 or シルエット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6F">
            <w:pPr>
              <w:rPr>
                <w:sz w:val="22"/>
                <w:szCs w:val="22"/>
              </w:rPr>
            </w:pPr>
            <w:r w:rsidDel="00000000" w:rsidR="00000000" w:rsidRPr="00000000">
              <w:rPr>
                <w:b w:val="1"/>
                <w:bCs w:val="1"/>
                <w:rtl w:val="0"/>
              </w:rPr>
              <w:t xml:space="preserve">自己紹介・コメント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0">
            <w:pPr>
              <w:rPr>
                <w:sz w:val="22"/>
                <w:szCs w:val="22"/>
              </w:rPr>
            </w:pPr>
            <w:r w:rsidDel="00000000" w:rsidR="00000000" w:rsidRPr="00000000">
              <w:rPr>
                <w:rtl w:val="0"/>
              </w:rPr>
              <w:t xml:space="preserve">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1">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2">
            <w:pPr>
              <w:rPr>
                <w:sz w:val="22"/>
                <w:szCs w:val="22"/>
              </w:rPr>
            </w:pPr>
            <w:r w:rsidDel="00000000" w:rsidR="00000000" w:rsidRPr="00000000">
              <w:rPr>
                <w:rtl w:val="0"/>
              </w:rPr>
              <w:t xml:space="preserve">詳細ページ用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73">
            <w:pPr>
              <w:rPr>
                <w:sz w:val="22"/>
                <w:szCs w:val="22"/>
              </w:rPr>
            </w:pPr>
            <w:r w:rsidDel="00000000" w:rsidR="00000000" w:rsidRPr="00000000">
              <w:rPr>
                <w:b w:val="1"/>
                <w:bCs w:val="1"/>
                <w:rtl w:val="0"/>
              </w:rPr>
              <w:t xml:space="preserve">表示順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74">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75">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76">
            <w:pPr>
              <w:rPr>
                <w:sz w:val="22"/>
                <w:szCs w:val="22"/>
              </w:rPr>
            </w:pPr>
            <w:r w:rsidDel="00000000" w:rsidR="00000000" w:rsidRPr="00000000">
              <w:rPr>
                <w:rtl w:val="0"/>
              </w:rPr>
              <w:t xml:space="preserve">同区分内での並び制御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7">
            <w:pPr>
              <w:rPr>
                <w:sz w:val="22"/>
                <w:szCs w:val="22"/>
              </w:rPr>
            </w:pPr>
            <w:r w:rsidDel="00000000" w:rsidR="00000000" w:rsidRPr="00000000">
              <w:rPr>
                <w:b w:val="1"/>
                <w:bCs w:val="1"/>
                <w:rtl w:val="0"/>
              </w:rPr>
              <w:t xml:space="preserve">在籍ステータス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8">
            <w:pPr>
              <w:rPr>
                <w:sz w:val="22"/>
                <w:szCs w:val="22"/>
              </w:rPr>
            </w:pPr>
            <w:r w:rsidDel="00000000" w:rsidR="00000000" w:rsidRPr="00000000">
              <w:rPr>
                <w:rtl w:val="0"/>
              </w:rPr>
              <w:t xml:space="preserve">選択（現役/卒業/休部）</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9">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7A">
            <w:pPr>
              <w:rPr>
                <w:sz w:val="22"/>
                <w:szCs w:val="22"/>
              </w:rPr>
            </w:pPr>
            <w:r w:rsidDel="00000000" w:rsidR="00000000" w:rsidRPr="00000000">
              <w:rPr>
                <w:rtl w:val="0"/>
              </w:rPr>
              <w:t xml:space="preserve">非公開切替</w:t>
            </w:r>
            <w:r w:rsidDel="00000000" w:rsidR="00000000" w:rsidRPr="00000000">
              <w:rPr>
                <w:rtl w:val="0"/>
              </w:rPr>
            </w:r>
          </w:p>
        </w:tc>
      </w:tr>
    </w:tbl>
    <w:p w:rsidR="00000000" w:rsidDel="00000000" w:rsidP="00000000" w:rsidRDefault="00000000" w:rsidRPr="00000000" w14:paraId="0000017B">
      <w:pPr>
        <w:pStyle w:val="Heading2"/>
        <w:spacing w:after="140" w:before="280" w:lineRule="auto"/>
        <w:rPr>
          <w:color w:val="1f4e79"/>
        </w:rPr>
      </w:pPr>
      <w:r w:rsidDel="00000000" w:rsidR="00000000" w:rsidRPr="00000000">
        <w:rPr>
          <w:color w:val="1f4e79"/>
          <w:rtl w:val="0"/>
        </w:rPr>
        <w:t xml:space="preserve">3-4. イベント（Event）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7C">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7D">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7E">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7F">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0">
            <w:pPr>
              <w:rPr>
                <w:sz w:val="22"/>
                <w:szCs w:val="22"/>
              </w:rPr>
            </w:pPr>
            <w:r w:rsidDel="00000000" w:rsidR="00000000" w:rsidRPr="00000000">
              <w:rPr>
                <w:b w:val="1"/>
                <w:bCs w:val="1"/>
                <w:rtl w:val="0"/>
              </w:rPr>
              <w:t xml:space="preserve">イベント名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1">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2">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3">
            <w:pPr>
              <w:rPr>
                <w:sz w:val="22"/>
                <w:szCs w:val="22"/>
              </w:rPr>
            </w:pPr>
            <w:r w:rsidDel="00000000" w:rsidR="00000000" w:rsidRPr="00000000">
              <w:rPr>
                <w:rtl w:val="0"/>
              </w:rPr>
              <w:t xml:space="preserve">例: SHINKAN 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4">
            <w:pPr>
              <w:rPr>
                <w:sz w:val="22"/>
                <w:szCs w:val="22"/>
              </w:rPr>
            </w:pPr>
            <w:r w:rsidDel="00000000" w:rsidR="00000000" w:rsidRPr="00000000">
              <w:rPr>
                <w:b w:val="1"/>
                <w:bCs w:val="1"/>
                <w:rtl w:val="0"/>
              </w:rPr>
              <w:t xml:space="preserve">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5">
            <w:pPr>
              <w:rPr>
                <w:sz w:val="22"/>
                <w:szCs w:val="22"/>
              </w:rPr>
            </w:pPr>
            <w:r w:rsidDel="00000000" w:rsidR="00000000" w:rsidRPr="00000000">
              <w:rPr>
                <w:rtl w:val="0"/>
              </w:rPr>
              <w:t xml:space="preserve">選択（Welcome/Practice/Games/OB・OG）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6">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7">
            <w:pPr>
              <w:rPr>
                <w:sz w:val="22"/>
                <w:szCs w:val="22"/>
              </w:rPr>
            </w:pPr>
            <w:r w:rsidDel="00000000" w:rsidR="00000000" w:rsidRPr="00000000">
              <w:rPr>
                <w:rtl w:val="0"/>
              </w:rPr>
              <w:t xml:space="preserve">Event Typesに連動</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8">
            <w:pPr>
              <w:rPr>
                <w:sz w:val="22"/>
                <w:szCs w:val="22"/>
              </w:rPr>
            </w:pPr>
            <w:r w:rsidDel="00000000" w:rsidR="00000000" w:rsidRPr="00000000">
              <w:rPr>
                <w:b w:val="1"/>
                <w:bCs w:val="1"/>
                <w:rtl w:val="0"/>
              </w:rPr>
              <w:t xml:space="preserve">開催日時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9">
            <w:pPr>
              <w:rPr>
                <w:sz w:val="22"/>
                <w:szCs w:val="22"/>
              </w:rPr>
            </w:pPr>
            <w:r w:rsidDel="00000000" w:rsidR="00000000" w:rsidRPr="00000000">
              <w:rPr>
                <w:rtl w:val="0"/>
              </w:rPr>
              <w:t xml:space="preserve">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A">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8B">
            <w:pPr>
              <w:rPr>
                <w:sz w:val="22"/>
                <w:szCs w:val="22"/>
              </w:rPr>
            </w:pPr>
            <w:r w:rsidDel="00000000" w:rsidR="00000000" w:rsidRPr="00000000">
              <w:rPr>
                <w:rtl w:val="0"/>
              </w:rPr>
              <w:t xml:space="preserve">Coming Up・Year Timelineに反映</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C">
            <w:pPr>
              <w:rPr>
                <w:sz w:val="22"/>
                <w:szCs w:val="22"/>
              </w:rPr>
            </w:pPr>
            <w:r w:rsidDel="00000000" w:rsidR="00000000" w:rsidRPr="00000000">
              <w:rPr>
                <w:b w:val="1"/>
                <w:bCs w:val="1"/>
                <w:rtl w:val="0"/>
              </w:rPr>
              <w:t xml:space="preserve">開催場所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D">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E">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8F">
            <w:pPr>
              <w:rPr>
                <w:sz w:val="22"/>
                <w:szCs w:val="22"/>
              </w:rPr>
            </w:pPr>
            <w:r w:rsidDel="00000000" w:rsidR="00000000" w:rsidRPr="00000000">
              <w:rPr>
                <w:rtl w:val="0"/>
              </w:rPr>
              <w:t xml:space="preserve">会場・住所</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0">
            <w:pPr>
              <w:rPr>
                <w:sz w:val="22"/>
                <w:szCs w:val="22"/>
              </w:rPr>
            </w:pPr>
            <w:r w:rsidDel="00000000" w:rsidR="00000000" w:rsidRPr="00000000">
              <w:rPr>
                <w:b w:val="1"/>
                <w:bCs w:val="1"/>
                <w:rtl w:val="0"/>
              </w:rPr>
              <w:t xml:space="preserve">概要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1">
            <w:pPr>
              <w:rPr>
                <w:sz w:val="22"/>
                <w:szCs w:val="22"/>
              </w:rPr>
            </w:pPr>
            <w:r w:rsidDel="00000000" w:rsidR="00000000" w:rsidRPr="00000000">
              <w:rPr>
                <w:rtl w:val="0"/>
              </w:rPr>
              <w:t xml:space="preserve">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2">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3">
            <w:pPr>
              <w:rPr>
                <w:sz w:val="22"/>
                <w:szCs w:val="22"/>
              </w:rPr>
            </w:pPr>
            <w:r w:rsidDel="00000000" w:rsidR="00000000" w:rsidRPr="00000000">
              <w:rPr>
                <w:rtl w:val="0"/>
              </w:rPr>
              <w:t xml:space="preserve">イベント説明</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94">
            <w:pPr>
              <w:rPr>
                <w:sz w:val="22"/>
                <w:szCs w:val="22"/>
              </w:rPr>
            </w:pPr>
            <w:r w:rsidDel="00000000" w:rsidR="00000000" w:rsidRPr="00000000">
              <w:rPr>
                <w:b w:val="1"/>
                <w:bCs w:val="1"/>
                <w:rtl w:val="0"/>
              </w:rPr>
              <w:t xml:space="preserve">ポスター画像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95">
            <w:pPr>
              <w:rPr>
                <w:sz w:val="22"/>
                <w:szCs w:val="22"/>
              </w:rPr>
            </w:pPr>
            <w:r w:rsidDel="00000000" w:rsidR="00000000" w:rsidRPr="00000000">
              <w:rPr>
                <w:rtl w:val="0"/>
              </w:rPr>
              <w:t xml:space="preserve">画像ファイル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96">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97">
            <w:pPr>
              <w:rPr>
                <w:sz w:val="22"/>
                <w:szCs w:val="22"/>
              </w:rPr>
            </w:pPr>
            <w:r w:rsidDel="00000000" w:rsidR="00000000" w:rsidRPr="00000000">
              <w:rPr>
                <w:rtl w:val="0"/>
              </w:rPr>
              <w:t xml:space="preserve">ポスターギャラリーに表示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8">
            <w:pPr>
              <w:rPr>
                <w:sz w:val="22"/>
                <w:szCs w:val="22"/>
              </w:rPr>
            </w:pPr>
            <w:r w:rsidDel="00000000" w:rsidR="00000000" w:rsidRPr="00000000">
              <w:rPr>
                <w:b w:val="1"/>
                <w:bCs w:val="1"/>
                <w:rtl w:val="0"/>
              </w:rPr>
              <w:t xml:space="preserve">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9">
            <w:pPr>
              <w:rPr>
                <w:sz w:val="22"/>
                <w:szCs w:val="22"/>
              </w:rPr>
            </w:pPr>
            <w:r w:rsidDel="00000000" w:rsidR="00000000" w:rsidRPr="00000000">
              <w:rPr>
                <w:rtl w:val="0"/>
              </w:rPr>
              <w:t xml:space="preserve">選択（予告/受付中/終了）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A">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9B">
            <w:pPr>
              <w:rPr>
                <w:sz w:val="22"/>
                <w:szCs w:val="22"/>
              </w:rPr>
            </w:pPr>
            <w:r w:rsidDel="00000000" w:rsidR="00000000" w:rsidRPr="00000000">
              <w:rPr>
                <w:rtl w:val="0"/>
              </w:rPr>
              <w:t xml:space="preserve">Coming Up表示制御</w:t>
            </w:r>
            <w:r w:rsidDel="00000000" w:rsidR="00000000" w:rsidRPr="00000000">
              <w:rPr>
                <w:rtl w:val="0"/>
              </w:rPr>
            </w:r>
          </w:p>
        </w:tc>
      </w:tr>
    </w:tbl>
    <w:p w:rsidR="00000000" w:rsidDel="00000000" w:rsidP="00000000" w:rsidRDefault="00000000" w:rsidRPr="00000000" w14:paraId="0000019C">
      <w:pPr>
        <w:pStyle w:val="Heading2"/>
        <w:spacing w:after="140" w:before="280" w:lineRule="auto"/>
        <w:rPr>
          <w:color w:val="1f4e79"/>
        </w:rPr>
      </w:pPr>
      <w:r w:rsidDel="00000000" w:rsidR="00000000" w:rsidRPr="00000000">
        <w:rPr>
          <w:color w:val="1f4e79"/>
          <w:rtl w:val="0"/>
        </w:rPr>
        <w:t xml:space="preserve">3-5. 商品（Product）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9D">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9E">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9F">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A0">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1">
            <w:pPr>
              <w:rPr>
                <w:sz w:val="22"/>
                <w:szCs w:val="22"/>
              </w:rPr>
            </w:pPr>
            <w:r w:rsidDel="00000000" w:rsidR="00000000" w:rsidRPr="00000000">
              <w:rPr>
                <w:b w:val="1"/>
                <w:bCs w:val="1"/>
                <w:rtl w:val="0"/>
              </w:rPr>
              <w:t xml:space="preserve">商品名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2">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3">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4">
            <w:pPr>
              <w:rPr>
                <w:sz w:val="22"/>
                <w:szCs w:val="22"/>
              </w:rPr>
            </w:pPr>
            <w:r w:rsidDel="00000000" w:rsidR="00000000" w:rsidRPr="00000000">
              <w:rPr>
                <w:rtl w:val="0"/>
              </w:rPr>
              <w:t xml:space="preserve">例: STADIUM JACKET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5">
            <w:pPr>
              <w:rPr>
                <w:sz w:val="22"/>
                <w:szCs w:val="22"/>
              </w:rPr>
            </w:pPr>
            <w:r w:rsidDel="00000000" w:rsidR="00000000" w:rsidRPr="00000000">
              <w:rPr>
                <w:b w:val="1"/>
                <w:bCs w:val="1"/>
                <w:rtl w:val="0"/>
              </w:rPr>
              <w:t xml:space="preserve">カテゴリ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6">
            <w:pPr>
              <w:rPr>
                <w:sz w:val="22"/>
                <w:szCs w:val="22"/>
              </w:rPr>
            </w:pPr>
            <w:r w:rsidDel="00000000" w:rsidR="00000000" w:rsidRPr="00000000">
              <w:rPr>
                <w:rtl w:val="0"/>
              </w:rPr>
              <w:t xml:space="preserve">選択（ウェア/アクセサリ/応援グッズ等）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7">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8">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9">
            <w:pPr>
              <w:rPr>
                <w:sz w:val="22"/>
                <w:szCs w:val="22"/>
              </w:rPr>
            </w:pPr>
            <w:r w:rsidDel="00000000" w:rsidR="00000000" w:rsidRPr="00000000">
              <w:rPr>
                <w:b w:val="1"/>
                <w:bCs w:val="1"/>
                <w:rtl w:val="0"/>
              </w:rPr>
              <w:t xml:space="preserve">商品画像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A">
            <w:pPr>
              <w:rPr>
                <w:sz w:val="22"/>
                <w:szCs w:val="22"/>
              </w:rPr>
            </w:pPr>
            <w:r w:rsidDel="00000000" w:rsidR="00000000" w:rsidRPr="00000000">
              <w:rPr>
                <w:rtl w:val="0"/>
              </w:rPr>
              <w:t xml:space="preserve">画像ファイル（複数可）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B">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AC">
            <w:pPr>
              <w:rPr>
                <w:sz w:val="22"/>
                <w:szCs w:val="22"/>
              </w:rPr>
            </w:pPr>
            <w:r w:rsidDel="00000000" w:rsidR="00000000" w:rsidRPr="00000000">
              <w:rPr>
                <w:rtl w:val="0"/>
              </w:rPr>
              <w:t xml:space="preserve">メイン＋追加画像</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D">
            <w:pPr>
              <w:rPr>
                <w:sz w:val="22"/>
                <w:szCs w:val="22"/>
              </w:rPr>
            </w:pPr>
            <w:r w:rsidDel="00000000" w:rsidR="00000000" w:rsidRPr="00000000">
              <w:rPr>
                <w:b w:val="1"/>
                <w:bCs w:val="1"/>
                <w:rtl w:val="0"/>
              </w:rPr>
              <w:t xml:space="preserve">価格（税込）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E">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AF">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0">
            <w:pPr>
              <w:rPr>
                <w:sz w:val="22"/>
                <w:szCs w:val="22"/>
              </w:rPr>
            </w:pPr>
            <w:r w:rsidDel="00000000" w:rsidR="00000000" w:rsidRPr="00000000">
              <w:rPr>
                <w:rtl w:val="0"/>
              </w:rPr>
              <w:t xml:space="preserve">円単位</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1">
            <w:pPr>
              <w:rPr>
                <w:sz w:val="22"/>
                <w:szCs w:val="22"/>
              </w:rPr>
            </w:pPr>
            <w:r w:rsidDel="00000000" w:rsidR="00000000" w:rsidRPr="00000000">
              <w:rPr>
                <w:b w:val="1"/>
                <w:bCs w:val="1"/>
                <w:rtl w:val="0"/>
              </w:rPr>
              <w:t xml:space="preserve">在庫数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2">
            <w:pPr>
              <w:rPr>
                <w:sz w:val="22"/>
                <w:szCs w:val="22"/>
              </w:rPr>
            </w:pPr>
            <w:r w:rsidDel="00000000" w:rsidR="00000000" w:rsidRPr="00000000">
              <w:rPr>
                <w:rtl w:val="0"/>
              </w:rPr>
              <w:t xml:space="preserve">数値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3">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4">
            <w:pPr>
              <w:rPr>
                <w:sz w:val="22"/>
                <w:szCs w:val="22"/>
              </w:rPr>
            </w:pPr>
            <w:r w:rsidDel="00000000" w:rsidR="00000000" w:rsidRPr="00000000">
              <w:rPr>
                <w:rtl w:val="0"/>
              </w:rPr>
              <w:t xml:space="preserve">0で売切表示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5">
            <w:pPr>
              <w:rPr>
                <w:sz w:val="22"/>
                <w:szCs w:val="22"/>
              </w:rPr>
            </w:pPr>
            <w:r w:rsidDel="00000000" w:rsidR="00000000" w:rsidRPr="00000000">
              <w:rPr>
                <w:b w:val="1"/>
                <w:bCs w:val="1"/>
                <w:rtl w:val="0"/>
              </w:rPr>
              <w:t xml:space="preserve">サイズ・バリエーション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6">
            <w:pPr>
              <w:rPr>
                <w:sz w:val="22"/>
                <w:szCs w:val="22"/>
              </w:rPr>
            </w:pPr>
            <w:r w:rsidDel="00000000" w:rsidR="00000000" w:rsidRPr="00000000">
              <w:rPr>
                <w:rtl w:val="0"/>
              </w:rPr>
              <w:t xml:space="preserve">テキスト/選択肢</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7">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8">
            <w:pPr>
              <w:rPr>
                <w:sz w:val="22"/>
                <w:szCs w:val="22"/>
              </w:rPr>
            </w:pPr>
            <w:r w:rsidDel="00000000" w:rsidR="00000000" w:rsidRPr="00000000">
              <w:rPr>
                <w:rtl w:val="0"/>
              </w:rPr>
              <w:t xml:space="preserve">S/M/L等</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9">
            <w:pPr>
              <w:rPr>
                <w:sz w:val="22"/>
                <w:szCs w:val="22"/>
              </w:rPr>
            </w:pPr>
            <w:r w:rsidDel="00000000" w:rsidR="00000000" w:rsidRPr="00000000">
              <w:rPr>
                <w:b w:val="1"/>
                <w:bCs w:val="1"/>
                <w:rtl w:val="0"/>
              </w:rPr>
              <w:t xml:space="preserve">商品説明</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A">
            <w:pPr>
              <w:rPr>
                <w:sz w:val="22"/>
                <w:szCs w:val="22"/>
              </w:rPr>
            </w:pPr>
            <w:r w:rsidDel="00000000" w:rsidR="00000000" w:rsidRPr="00000000">
              <w:rPr>
                <w:rtl w:val="0"/>
              </w:rPr>
              <w:t xml:space="preserve">リッチテキスト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B">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BC">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D">
            <w:pPr>
              <w:rPr>
                <w:sz w:val="22"/>
                <w:szCs w:val="22"/>
              </w:rPr>
            </w:pPr>
            <w:r w:rsidDel="00000000" w:rsidR="00000000" w:rsidRPr="00000000">
              <w:rPr>
                <w:b w:val="1"/>
                <w:bCs w:val="1"/>
                <w:rtl w:val="0"/>
              </w:rPr>
              <w:t xml:space="preserve">Spotlightフラグ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E">
            <w:pPr>
              <w:rPr>
                <w:sz w:val="22"/>
                <w:szCs w:val="22"/>
              </w:rPr>
            </w:pPr>
            <w:r w:rsidDel="00000000" w:rsidR="00000000" w:rsidRPr="00000000">
              <w:rPr>
                <w:rtl w:val="0"/>
              </w:rPr>
              <w:t xml:space="preserve">真偽値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BF">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C0">
            <w:pPr>
              <w:rPr>
                <w:sz w:val="22"/>
                <w:szCs w:val="22"/>
              </w:rPr>
            </w:pPr>
            <w:r w:rsidDel="00000000" w:rsidR="00000000" w:rsidRPr="00000000">
              <w:rPr>
                <w:rtl w:val="0"/>
              </w:rPr>
              <w:t xml:space="preserve">トップ商品フィーチャー表示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1">
            <w:pPr>
              <w:rPr>
                <w:sz w:val="22"/>
                <w:szCs w:val="22"/>
              </w:rPr>
            </w:pPr>
            <w:r w:rsidDel="00000000" w:rsidR="00000000" w:rsidRPr="00000000">
              <w:rPr>
                <w:b w:val="1"/>
                <w:bCs w:val="1"/>
                <w:rtl w:val="0"/>
              </w:rPr>
              <w:t xml:space="preserve">公開ステータス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2">
            <w:pPr>
              <w:rPr>
                <w:sz w:val="22"/>
                <w:szCs w:val="22"/>
              </w:rPr>
            </w:pPr>
            <w:r w:rsidDel="00000000" w:rsidR="00000000" w:rsidRPr="00000000">
              <w:rPr>
                <w:rtl w:val="0"/>
              </w:rPr>
              <w:t xml:space="preserve">選択（公開/非公開）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3">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4">
            <w:pPr>
              <w:rPr>
                <w:sz w:val="22"/>
                <w:szCs w:val="22"/>
              </w:rPr>
            </w:pPr>
            <w:r w:rsidDel="00000000" w:rsidR="00000000" w:rsidRPr="00000000">
              <w:rPr>
                <w:rtl w:val="0"/>
              </w:rPr>
            </w:r>
          </w:p>
        </w:tc>
      </w:tr>
    </w:tbl>
    <w:p w:rsidR="00000000" w:rsidDel="00000000" w:rsidP="00000000" w:rsidRDefault="00000000" w:rsidRPr="00000000" w14:paraId="000001C5">
      <w:pPr>
        <w:pStyle w:val="Heading2"/>
        <w:spacing w:after="140" w:before="280" w:lineRule="auto"/>
        <w:rPr>
          <w:color w:val="1f4e79"/>
        </w:rPr>
      </w:pPr>
      <w:r w:rsidDel="00000000" w:rsidR="00000000" w:rsidRPr="00000000">
        <w:rPr>
          <w:color w:val="1f4e79"/>
          <w:rtl w:val="0"/>
        </w:rPr>
        <w:t xml:space="preserve">3-6. 注文（Order）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6">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7">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8">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C9">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A">
            <w:pPr>
              <w:rPr>
                <w:sz w:val="22"/>
                <w:szCs w:val="22"/>
              </w:rPr>
            </w:pPr>
            <w:r w:rsidDel="00000000" w:rsidR="00000000" w:rsidRPr="00000000">
              <w:rPr>
                <w:b w:val="1"/>
                <w:bCs w:val="1"/>
                <w:rtl w:val="0"/>
              </w:rPr>
              <w:t xml:space="preserve">注文番号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B">
            <w:pPr>
              <w:rPr>
                <w:sz w:val="22"/>
                <w:szCs w:val="22"/>
              </w:rPr>
            </w:pPr>
            <w:r w:rsidDel="00000000" w:rsidR="00000000" w:rsidRPr="00000000">
              <w:rPr>
                <w:rtl w:val="0"/>
              </w:rPr>
              <w:t xml:space="preserve">自動採番</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CD">
            <w:pPr>
              <w:rPr>
                <w:sz w:val="22"/>
                <w:szCs w:val="22"/>
              </w:rPr>
            </w:pPr>
            <w:r w:rsidDel="00000000" w:rsidR="00000000" w:rsidRPr="00000000">
              <w:rPr>
                <w:rtl w:val="0"/>
              </w:rPr>
              <w:t xml:space="preserve">受注時に自動発行</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CE">
            <w:pPr>
              <w:rPr>
                <w:sz w:val="22"/>
                <w:szCs w:val="22"/>
              </w:rPr>
            </w:pPr>
            <w:r w:rsidDel="00000000" w:rsidR="00000000" w:rsidRPr="00000000">
              <w:rPr>
                <w:b w:val="1"/>
                <w:bCs w:val="1"/>
                <w:rtl w:val="0"/>
              </w:rPr>
              <w:t xml:space="preserve">購入商品（複数）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CF">
            <w:pPr>
              <w:rPr>
                <w:sz w:val="22"/>
                <w:szCs w:val="22"/>
              </w:rPr>
            </w:pPr>
            <w:r w:rsidDel="00000000" w:rsidR="00000000" w:rsidRPr="00000000">
              <w:rPr>
                <w:rtl w:val="0"/>
              </w:rPr>
              <w:t xml:space="preserve">商品ID・数量・サイズ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0">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1">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2">
            <w:pPr>
              <w:rPr>
                <w:sz w:val="22"/>
                <w:szCs w:val="22"/>
              </w:rPr>
            </w:pPr>
            <w:r w:rsidDel="00000000" w:rsidR="00000000" w:rsidRPr="00000000">
              <w:rPr>
                <w:b w:val="1"/>
                <w:bCs w:val="1"/>
                <w:rtl w:val="0"/>
              </w:rPr>
              <w:t xml:space="preserve">合計金額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3">
            <w:pPr>
              <w:rPr>
                <w:sz w:val="22"/>
                <w:szCs w:val="22"/>
              </w:rPr>
            </w:pPr>
            <w:r w:rsidDel="00000000" w:rsidR="00000000" w:rsidRPr="00000000">
              <w:rPr>
                <w:rtl w:val="0"/>
              </w:rPr>
              <w:t xml:space="preserve">数値（税込・送料込）</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4">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5">
            <w:pPr>
              <w:rPr>
                <w:sz w:val="22"/>
                <w:szCs w:val="22"/>
              </w:rPr>
            </w:pPr>
            <w:r w:rsidDel="00000000" w:rsidR="00000000" w:rsidRPr="00000000">
              <w:rPr>
                <w:rtl w:val="0"/>
              </w:rPr>
              <w:t xml:space="preserve">¥650送料を加算</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6">
            <w:pPr>
              <w:rPr>
                <w:sz w:val="22"/>
                <w:szCs w:val="22"/>
              </w:rPr>
            </w:pPr>
            <w:r w:rsidDel="00000000" w:rsidR="00000000" w:rsidRPr="00000000">
              <w:rPr>
                <w:b w:val="1"/>
                <w:bCs w:val="1"/>
                <w:rtl w:val="0"/>
              </w:rPr>
              <w:t xml:space="preserve">購入者氏名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7">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8">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9">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A">
            <w:pPr>
              <w:rPr>
                <w:sz w:val="22"/>
                <w:szCs w:val="22"/>
              </w:rPr>
            </w:pPr>
            <w:r w:rsidDel="00000000" w:rsidR="00000000" w:rsidRPr="00000000">
              <w:rPr>
                <w:b w:val="1"/>
                <w:bCs w:val="1"/>
                <w:rtl w:val="0"/>
              </w:rPr>
              <w:t xml:space="preserve">メールアドレス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B">
            <w:pPr>
              <w:rPr>
                <w:sz w:val="22"/>
                <w:szCs w:val="22"/>
              </w:rPr>
            </w:pPr>
            <w:r w:rsidDel="00000000" w:rsidR="00000000" w:rsidRPr="00000000">
              <w:rPr>
                <w:rtl w:val="0"/>
              </w:rPr>
              <w:t xml:space="preserve">メール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DD">
            <w:pPr>
              <w:rPr>
                <w:sz w:val="22"/>
                <w:szCs w:val="22"/>
              </w:rPr>
            </w:pPr>
            <w:r w:rsidDel="00000000" w:rsidR="00000000" w:rsidRPr="00000000">
              <w:rPr>
                <w:rtl w:val="0"/>
              </w:rPr>
              <w:t xml:space="preserve">注文確認メール送信先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E">
            <w:pPr>
              <w:rPr>
                <w:sz w:val="22"/>
                <w:szCs w:val="22"/>
              </w:rPr>
            </w:pPr>
            <w:r w:rsidDel="00000000" w:rsidR="00000000" w:rsidRPr="00000000">
              <w:rPr>
                <w:b w:val="1"/>
                <w:bCs w:val="1"/>
                <w:rtl w:val="0"/>
              </w:rPr>
              <w:t xml:space="preserve">電話番号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DF">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0">
            <w:pPr>
              <w:jc w:val="center"/>
              <w:rPr>
                <w:sz w:val="22"/>
                <w:szCs w:val="22"/>
              </w:rPr>
            </w:pPr>
            <w:r w:rsidDel="00000000" w:rsidR="00000000" w:rsidRPr="00000000">
              <w:rPr>
                <w:rtl w:val="0"/>
              </w:rPr>
              <w:t xml:space="preserve">任意</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1">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2">
            <w:pPr>
              <w:rPr>
                <w:sz w:val="22"/>
                <w:szCs w:val="22"/>
              </w:rPr>
            </w:pPr>
            <w:r w:rsidDel="00000000" w:rsidR="00000000" w:rsidRPr="00000000">
              <w:rPr>
                <w:b w:val="1"/>
                <w:bCs w:val="1"/>
                <w:rtl w:val="0"/>
              </w:rPr>
              <w:t xml:space="preserve">配送先住所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3">
            <w:pPr>
              <w:rPr>
                <w:sz w:val="22"/>
                <w:szCs w:val="22"/>
              </w:rPr>
            </w:pPr>
            <w:r w:rsidDel="00000000" w:rsidR="00000000" w:rsidRPr="00000000">
              <w:rPr>
                <w:rtl w:val="0"/>
              </w:rPr>
              <w:t xml:space="preserve">住所</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4">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5">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6">
            <w:pPr>
              <w:rPr>
                <w:sz w:val="22"/>
                <w:szCs w:val="22"/>
              </w:rPr>
            </w:pPr>
            <w:r w:rsidDel="00000000" w:rsidR="00000000" w:rsidRPr="00000000">
              <w:rPr>
                <w:b w:val="1"/>
                <w:bCs w:val="1"/>
                <w:rtl w:val="0"/>
              </w:rPr>
              <w:t xml:space="preserve">決済方法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7">
            <w:pPr>
              <w:rPr>
                <w:sz w:val="22"/>
                <w:szCs w:val="22"/>
              </w:rPr>
            </w:pPr>
            <w:r w:rsidDel="00000000" w:rsidR="00000000" w:rsidRPr="00000000">
              <w:rPr>
                <w:rtl w:val="0"/>
              </w:rPr>
              <w:t xml:space="preserve">選択</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8">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9">
            <w:pPr>
              <w:rPr>
                <w:sz w:val="22"/>
                <w:szCs w:val="22"/>
              </w:rPr>
            </w:pPr>
            <w:r w:rsidDel="00000000" w:rsidR="00000000" w:rsidRPr="00000000">
              <w:rPr>
                <w:rtl w:val="0"/>
              </w:rPr>
              <w:t xml:space="preserve">決済代行サービス経由</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A">
            <w:pPr>
              <w:rPr>
                <w:sz w:val="22"/>
                <w:szCs w:val="22"/>
              </w:rPr>
            </w:pPr>
            <w:r w:rsidDel="00000000" w:rsidR="00000000" w:rsidRPr="00000000">
              <w:rPr>
                <w:b w:val="1"/>
                <w:bCs w:val="1"/>
                <w:rtl w:val="0"/>
              </w:rPr>
              <w:t xml:space="preserve">決済ステータス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B">
            <w:pPr>
              <w:rPr>
                <w:sz w:val="22"/>
                <w:szCs w:val="22"/>
              </w:rPr>
            </w:pPr>
            <w:r w:rsidDel="00000000" w:rsidR="00000000" w:rsidRPr="00000000">
              <w:rPr>
                <w:rtl w:val="0"/>
              </w:rPr>
              <w:t xml:space="preserve">選択（未決済/決済済/失敗）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C">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ED">
            <w:pPr>
              <w:rPr>
                <w:sz w:val="22"/>
                <w:szCs w:val="22"/>
              </w:rPr>
            </w:pPr>
            <w:r w:rsidDel="00000000" w:rsidR="00000000" w:rsidRPr="00000000">
              <w:rPr>
                <w:rtl w:val="0"/>
              </w:rPr>
              <w:t xml:space="preserve">決済代行から自動連携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E">
            <w:pPr>
              <w:rPr>
                <w:sz w:val="22"/>
                <w:szCs w:val="22"/>
              </w:rPr>
            </w:pPr>
            <w:r w:rsidDel="00000000" w:rsidR="00000000" w:rsidRPr="00000000">
              <w:rPr>
                <w:b w:val="1"/>
                <w:bCs w:val="1"/>
                <w:rtl w:val="0"/>
              </w:rPr>
              <w:t xml:space="preserve">注文ステータス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EF">
            <w:pPr>
              <w:rPr>
                <w:sz w:val="22"/>
                <w:szCs w:val="22"/>
              </w:rPr>
            </w:pPr>
            <w:r w:rsidDel="00000000" w:rsidR="00000000" w:rsidRPr="00000000">
              <w:rPr>
                <w:rtl w:val="0"/>
              </w:rPr>
              <w:t xml:space="preserve">選択（受付/入金確認/発送済/完了/キャンセル）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F0">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1F1">
            <w:pPr>
              <w:rPr>
                <w:sz w:val="22"/>
                <w:szCs w:val="22"/>
              </w:rPr>
            </w:pPr>
            <w:r w:rsidDel="00000000" w:rsidR="00000000" w:rsidRPr="00000000">
              <w:rPr>
                <w:rtl w:val="0"/>
              </w:rPr>
              <w:t xml:space="preserve">管理画面から更新</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2">
            <w:pPr>
              <w:rPr>
                <w:sz w:val="22"/>
                <w:szCs w:val="22"/>
              </w:rPr>
            </w:pPr>
            <w:r w:rsidDel="00000000" w:rsidR="00000000" w:rsidRPr="00000000">
              <w:rPr>
                <w:b w:val="1"/>
                <w:bCs w:val="1"/>
                <w:rtl w:val="0"/>
              </w:rPr>
              <w:t xml:space="preserve">注文日時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3">
            <w:pPr>
              <w:rPr>
                <w:sz w:val="22"/>
                <w:szCs w:val="22"/>
              </w:rPr>
            </w:pPr>
            <w:r w:rsidDel="00000000" w:rsidR="00000000" w:rsidRPr="00000000">
              <w:rPr>
                <w:rtl w:val="0"/>
              </w:rPr>
              <w:t xml:space="preserve">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4">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5">
            <w:pPr>
              <w:rPr>
                <w:sz w:val="22"/>
                <w:szCs w:val="22"/>
              </w:rPr>
            </w:pPr>
            <w:r w:rsidDel="00000000" w:rsidR="00000000" w:rsidRPr="00000000">
              <w:rPr>
                <w:rtl w:val="0"/>
              </w:rPr>
              <w:t xml:space="preserve">自動記録</w:t>
            </w:r>
            <w:r w:rsidDel="00000000" w:rsidR="00000000" w:rsidRPr="00000000">
              <w:rPr>
                <w:rtl w:val="0"/>
              </w:rPr>
            </w:r>
          </w:p>
        </w:tc>
      </w:tr>
    </w:tbl>
    <w:p w:rsidR="00000000" w:rsidDel="00000000" w:rsidP="00000000" w:rsidRDefault="00000000" w:rsidRPr="00000000" w14:paraId="000001F6">
      <w:pPr>
        <w:pStyle w:val="Heading2"/>
        <w:spacing w:after="140" w:before="280" w:lineRule="auto"/>
        <w:rPr>
          <w:color w:val="1f4e79"/>
        </w:rPr>
      </w:pPr>
      <w:r w:rsidDel="00000000" w:rsidR="00000000" w:rsidRPr="00000000">
        <w:rPr>
          <w:color w:val="1f4e79"/>
          <w:rtl w:val="0"/>
        </w:rPr>
        <w:t xml:space="preserve">3-7. お問い合わせ（Contact）※メール転送のみ</w:t>
      </w:r>
    </w:p>
    <w:p w:rsidR="00000000" w:rsidDel="00000000" w:rsidP="00000000" w:rsidRDefault="00000000" w:rsidRPr="00000000" w14:paraId="000001F7">
      <w:pPr>
        <w:spacing w:after="100" w:lineRule="auto"/>
        <w:rPr>
          <w:sz w:val="22"/>
          <w:szCs w:val="22"/>
        </w:rPr>
      </w:pPr>
      <w:r w:rsidDel="00000000" w:rsidR="00000000" w:rsidRPr="00000000">
        <w:rPr>
          <w:i w:val="1"/>
          <w:iCs w:val="1"/>
          <w:sz w:val="22"/>
          <w:szCs w:val="22"/>
          <w:rtl w:val="0"/>
        </w:rPr>
        <w:t xml:space="preserve">お問い合わせはDBに保存せず、入力内容を担当者メールに自動転送する方式とする。記録は担当者のメールクライアント側で管理する。</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200"/>
        <w:gridCol w:w="3360"/>
        <w:tblGridChange w:id="0">
          <w:tblGrid>
            <w:gridCol w:w="2400"/>
            <w:gridCol w:w="2400"/>
            <w:gridCol w:w="12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8">
            <w:pPr>
              <w:jc w:val="center"/>
              <w:rPr>
                <w:sz w:val="22"/>
                <w:szCs w:val="22"/>
              </w:rPr>
            </w:pPr>
            <w:r w:rsidDel="00000000" w:rsidR="00000000" w:rsidRPr="00000000">
              <w:rPr>
                <w:b w:val="1"/>
                <w:bCs w:val="1"/>
                <w:color w:val="ffffff"/>
                <w:rtl w:val="0"/>
              </w:rPr>
              <w:t xml:space="preserve">項目名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9">
            <w:pPr>
              <w:jc w:val="center"/>
              <w:rPr>
                <w:sz w:val="22"/>
                <w:szCs w:val="22"/>
              </w:rPr>
            </w:pPr>
            <w:r w:rsidDel="00000000" w:rsidR="00000000" w:rsidRPr="00000000">
              <w:rPr>
                <w:b w:val="1"/>
                <w:bCs w:val="1"/>
                <w:color w:val="ffffff"/>
                <w:rtl w:val="0"/>
              </w:rPr>
              <w:t xml:space="preserve">データ型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A">
            <w:pPr>
              <w:jc w:val="center"/>
              <w:rPr>
                <w:sz w:val="22"/>
                <w:szCs w:val="22"/>
              </w:rPr>
            </w:pPr>
            <w:r w:rsidDel="00000000" w:rsidR="00000000" w:rsidRPr="00000000">
              <w:rPr>
                <w:b w:val="1"/>
                <w:bCs w:val="1"/>
                <w:color w:val="ffffff"/>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1FB">
            <w:pPr>
              <w:jc w:val="center"/>
              <w:rPr>
                <w:sz w:val="22"/>
                <w:szCs w:val="22"/>
              </w:rPr>
            </w:pPr>
            <w:r w:rsidDel="00000000" w:rsidR="00000000" w:rsidRPr="00000000">
              <w:rPr>
                <w:b w:val="1"/>
                <w:bCs w:val="1"/>
                <w:color w:val="ffffff"/>
                <w:rtl w:val="0"/>
              </w:rPr>
              <w:t xml:space="preserve">備考</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C">
            <w:pPr>
              <w:rPr>
                <w:sz w:val="22"/>
                <w:szCs w:val="22"/>
              </w:rPr>
            </w:pPr>
            <w:r w:rsidDel="00000000" w:rsidR="00000000" w:rsidRPr="00000000">
              <w:rPr>
                <w:b w:val="1"/>
                <w:bCs w:val="1"/>
                <w:rtl w:val="0"/>
              </w:rPr>
              <w:t xml:space="preserve">問い合わせ区分</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D">
            <w:pPr>
              <w:rPr>
                <w:sz w:val="22"/>
                <w:szCs w:val="22"/>
              </w:rPr>
            </w:pPr>
            <w:r w:rsidDel="00000000" w:rsidR="00000000" w:rsidRPr="00000000">
              <w:rPr>
                <w:rtl w:val="0"/>
              </w:rPr>
              <w:t xml:space="preserve">選択（学生/OB・OG/一般）</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E">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1FF">
            <w:pPr>
              <w:rPr>
                <w:sz w:val="22"/>
                <w:szCs w:val="22"/>
              </w:rPr>
            </w:pPr>
            <w:r w:rsidDel="00000000" w:rsidR="00000000" w:rsidRPr="00000000">
              <w:rPr>
                <w:rtl w:val="0"/>
              </w:rPr>
              <w:t xml:space="preserve">フォーム種別</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0">
            <w:pPr>
              <w:rPr>
                <w:sz w:val="22"/>
                <w:szCs w:val="22"/>
              </w:rPr>
            </w:pPr>
            <w:r w:rsidDel="00000000" w:rsidR="00000000" w:rsidRPr="00000000">
              <w:rPr>
                <w:b w:val="1"/>
                <w:bCs w:val="1"/>
                <w:rtl w:val="0"/>
              </w:rPr>
              <w:t xml:space="preserve">氏名</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1">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2">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3">
            <w:pPr>
              <w:rPr>
                <w:sz w:val="22"/>
                <w:szCs w:val="22"/>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4">
            <w:pPr>
              <w:rPr>
                <w:sz w:val="22"/>
                <w:szCs w:val="22"/>
              </w:rPr>
            </w:pPr>
            <w:r w:rsidDel="00000000" w:rsidR="00000000" w:rsidRPr="00000000">
              <w:rPr>
                <w:b w:val="1"/>
                <w:bCs w:val="1"/>
                <w:rtl w:val="0"/>
              </w:rPr>
              <w:t xml:space="preserve">メールアドレス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5">
            <w:pPr>
              <w:rPr>
                <w:sz w:val="22"/>
                <w:szCs w:val="22"/>
              </w:rPr>
            </w:pPr>
            <w:r w:rsidDel="00000000" w:rsidR="00000000" w:rsidRPr="00000000">
              <w:rPr>
                <w:rtl w:val="0"/>
              </w:rPr>
              <w:t xml:space="preserve">メール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6">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7">
            <w:pPr>
              <w:rPr>
                <w:sz w:val="22"/>
                <w:szCs w:val="22"/>
              </w:rPr>
            </w:pPr>
            <w:r w:rsidDel="00000000" w:rsidR="00000000" w:rsidRPr="00000000">
              <w:rPr>
                <w:rtl w:val="0"/>
              </w:rPr>
              <w:t xml:space="preserve">返信先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8">
            <w:pPr>
              <w:rPr>
                <w:sz w:val="22"/>
                <w:szCs w:val="22"/>
              </w:rPr>
            </w:pPr>
            <w:r w:rsidDel="00000000" w:rsidR="00000000" w:rsidRPr="00000000">
              <w:rPr>
                <w:b w:val="1"/>
                <w:bCs w:val="1"/>
                <w:rtl w:val="0"/>
              </w:rPr>
              <w:t xml:space="preserve">所属・学年等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9">
            <w:pPr>
              <w:rPr>
                <w:sz w:val="22"/>
                <w:szCs w:val="22"/>
              </w:rPr>
            </w:pPr>
            <w:r w:rsidDel="00000000" w:rsidR="00000000" w:rsidRPr="00000000">
              <w:rPr>
                <w:rtl w:val="0"/>
              </w:rPr>
              <w:t xml:space="preserve">文字列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A">
            <w:pPr>
              <w:jc w:val="center"/>
              <w:rPr>
                <w:sz w:val="22"/>
                <w:szCs w:val="22"/>
              </w:rPr>
            </w:pPr>
            <w:r w:rsidDel="00000000" w:rsidR="00000000" w:rsidRPr="00000000">
              <w:rPr>
                <w:rtl w:val="0"/>
              </w:rPr>
              <w:t xml:space="preserve">区分により必須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0B">
            <w:pPr>
              <w:rPr>
                <w:sz w:val="22"/>
                <w:szCs w:val="22"/>
              </w:rPr>
            </w:pPr>
            <w:r w:rsidDel="00000000" w:rsidR="00000000" w:rsidRPr="00000000">
              <w:rPr>
                <w:rtl w:val="0"/>
              </w:rPr>
              <w:t xml:space="preserve">学生・OBの場合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C">
            <w:pPr>
              <w:rPr>
                <w:sz w:val="22"/>
                <w:szCs w:val="22"/>
              </w:rPr>
            </w:pPr>
            <w:r w:rsidDel="00000000" w:rsidR="00000000" w:rsidRPr="00000000">
              <w:rPr>
                <w:b w:val="1"/>
                <w:bCs w:val="1"/>
                <w:rtl w:val="0"/>
              </w:rPr>
              <w:t xml:space="preserve">問い合わせ内容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D">
            <w:pPr>
              <w:rPr>
                <w:sz w:val="22"/>
                <w:szCs w:val="22"/>
              </w:rPr>
            </w:pPr>
            <w:r w:rsidDel="00000000" w:rsidR="00000000" w:rsidRPr="00000000">
              <w:rPr>
                <w:rtl w:val="0"/>
              </w:rPr>
              <w:t xml:space="preserve">テキスト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E">
            <w:pPr>
              <w:jc w:val="center"/>
              <w:rPr>
                <w:sz w:val="22"/>
                <w:szCs w:val="22"/>
              </w:rPr>
            </w:pPr>
            <w:r w:rsidDel="00000000" w:rsidR="00000000" w:rsidRPr="00000000">
              <w:rPr>
                <w:rtl w:val="0"/>
              </w:rPr>
              <w:t xml:space="preserve">必須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0F">
            <w:pPr>
              <w:rPr>
                <w:sz w:val="22"/>
                <w:szCs w:val="22"/>
              </w:rPr>
            </w:pPr>
            <w:r w:rsidDel="00000000" w:rsidR="00000000" w:rsidRPr="00000000">
              <w:rPr>
                <w:rtl w:val="0"/>
              </w:rPr>
              <w:t xml:space="preserve">本文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0">
            <w:pPr>
              <w:rPr>
                <w:sz w:val="22"/>
                <w:szCs w:val="22"/>
              </w:rPr>
            </w:pPr>
            <w:r w:rsidDel="00000000" w:rsidR="00000000" w:rsidRPr="00000000">
              <w:rPr>
                <w:b w:val="1"/>
                <w:bCs w:val="1"/>
                <w:rtl w:val="0"/>
              </w:rPr>
              <w:t xml:space="preserve">送信日時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1">
            <w:pPr>
              <w:rPr>
                <w:sz w:val="22"/>
                <w:szCs w:val="22"/>
              </w:rPr>
            </w:pPr>
            <w:r w:rsidDel="00000000" w:rsidR="00000000" w:rsidRPr="00000000">
              <w:rPr>
                <w:rtl w:val="0"/>
              </w:rPr>
              <w:t xml:space="preserve">日時</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2">
            <w:pPr>
              <w:jc w:val="center"/>
              <w:rPr>
                <w:sz w:val="22"/>
                <w:szCs w:val="22"/>
              </w:rPr>
            </w:pPr>
            <w:r w:rsidDel="00000000" w:rsidR="00000000" w:rsidRPr="00000000">
              <w:rPr>
                <w:rtl w:val="0"/>
              </w:rPr>
              <w:t xml:space="preserve">自動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3">
            <w:pPr>
              <w:rPr>
                <w:sz w:val="22"/>
                <w:szCs w:val="22"/>
              </w:rPr>
            </w:pPr>
            <w:r w:rsidDel="00000000" w:rsidR="00000000" w:rsidRPr="00000000">
              <w:rPr>
                <w:rtl w:val="0"/>
              </w:rPr>
              <w:t xml:space="preserve">メール送信時刻</w:t>
            </w:r>
            <w:r w:rsidDel="00000000" w:rsidR="00000000" w:rsidRPr="00000000">
              <w:rPr>
                <w:rtl w:val="0"/>
              </w:rPr>
            </w:r>
          </w:p>
        </w:tc>
      </w:tr>
    </w:tbl>
    <w:p w:rsidR="00000000" w:rsidDel="00000000" w:rsidP="00000000" w:rsidRDefault="00000000" w:rsidRPr="00000000" w14:paraId="0000021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pBdr>
          <w:bottom w:color="1f4e79" w:space="4" w:sz="10" w:val="single"/>
        </w:pBdr>
        <w:spacing w:after="180" w:lineRule="auto"/>
        <w:rPr>
          <w:color w:val="1f4e79"/>
        </w:rPr>
      </w:pPr>
      <w:r w:rsidDel="00000000" w:rsidR="00000000" w:rsidRPr="00000000">
        <w:rPr>
          <w:color w:val="1f4e79"/>
          <w:rtl w:val="0"/>
        </w:rPr>
        <w:t xml:space="preserve">4. 非機能要件</w:t>
      </w:r>
    </w:p>
    <w:p w:rsidR="00000000" w:rsidDel="00000000" w:rsidP="00000000" w:rsidRDefault="00000000" w:rsidRPr="00000000" w14:paraId="00000216">
      <w:pPr>
        <w:pStyle w:val="Heading2"/>
        <w:spacing w:after="140" w:before="280" w:lineRule="auto"/>
        <w:rPr>
          <w:color w:val="1f4e79"/>
        </w:rPr>
      </w:pPr>
      <w:r w:rsidDel="00000000" w:rsidR="00000000" w:rsidRPr="00000000">
        <w:rPr>
          <w:color w:val="1f4e79"/>
          <w:rtl w:val="0"/>
        </w:rPr>
        <w:t xml:space="preserve">4-1. 対応デバイス・ブラウザ</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17">
            <w:pPr>
              <w:jc w:val="center"/>
              <w:rPr>
                <w:sz w:val="22"/>
                <w:szCs w:val="22"/>
              </w:rPr>
            </w:pPr>
            <w:r w:rsidDel="00000000" w:rsidR="00000000" w:rsidRPr="00000000">
              <w:rPr>
                <w:b w:val="1"/>
                <w:bCs w:val="1"/>
                <w:color w:val="ffffff"/>
                <w:rtl w:val="0"/>
              </w:rPr>
              <w:t xml:space="preserve">項目</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18">
            <w:pPr>
              <w:jc w:val="center"/>
              <w:rPr>
                <w:sz w:val="22"/>
                <w:szCs w:val="22"/>
              </w:rPr>
            </w:pPr>
            <w:r w:rsidDel="00000000" w:rsidR="00000000" w:rsidRPr="00000000">
              <w:rPr>
                <w:b w:val="1"/>
                <w:bCs w:val="1"/>
                <w:color w:val="ffffff"/>
                <w:rtl w:val="0"/>
              </w:rPr>
              <w:t xml:space="preserve">要件</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19">
            <w:pPr>
              <w:rPr>
                <w:sz w:val="22"/>
                <w:szCs w:val="22"/>
              </w:rPr>
            </w:pPr>
            <w:r w:rsidDel="00000000" w:rsidR="00000000" w:rsidRPr="00000000">
              <w:rPr>
                <w:b w:val="1"/>
                <w:bCs w:val="1"/>
                <w:rtl w:val="0"/>
              </w:rPr>
              <w:t xml:space="preserve">対応デバイス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1A">
            <w:pPr>
              <w:rPr>
                <w:sz w:val="22"/>
                <w:szCs w:val="22"/>
              </w:rPr>
            </w:pPr>
            <w:r w:rsidDel="00000000" w:rsidR="00000000" w:rsidRPr="00000000">
              <w:rPr>
                <w:rtl w:val="0"/>
              </w:rPr>
              <w:t xml:space="preserve">PC・スマートフォン・タブレット（レスポンシブ対応）</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B">
            <w:pPr>
              <w:rPr>
                <w:sz w:val="22"/>
                <w:szCs w:val="22"/>
              </w:rPr>
            </w:pPr>
            <w:r w:rsidDel="00000000" w:rsidR="00000000" w:rsidRPr="00000000">
              <w:rPr>
                <w:b w:val="1"/>
                <w:bCs w:val="1"/>
                <w:rtl w:val="0"/>
              </w:rPr>
              <w:t xml:space="preserve">対応ブラウザ</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C">
            <w:pPr>
              <w:rPr>
                <w:sz w:val="22"/>
                <w:szCs w:val="22"/>
              </w:rPr>
            </w:pPr>
            <w:r w:rsidDel="00000000" w:rsidR="00000000" w:rsidRPr="00000000">
              <w:rPr>
                <w:rtl w:val="0"/>
              </w:rPr>
              <w:t xml:space="preserve">Chrome / Safari / Edge / Firefox の最新版および1つ前のバージョン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1D">
            <w:pPr>
              <w:rPr>
                <w:sz w:val="22"/>
                <w:szCs w:val="22"/>
              </w:rPr>
            </w:pPr>
            <w:r w:rsidDel="00000000" w:rsidR="00000000" w:rsidRPr="00000000">
              <w:rPr>
                <w:b w:val="1"/>
                <w:bCs w:val="1"/>
                <w:rtl w:val="0"/>
              </w:rPr>
              <w:t xml:space="preserve">最小画面幅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1E">
            <w:pPr>
              <w:rPr>
                <w:sz w:val="22"/>
                <w:szCs w:val="22"/>
              </w:rPr>
            </w:pPr>
            <w:r w:rsidDel="00000000" w:rsidR="00000000" w:rsidRPr="00000000">
              <w:rPr>
                <w:rtl w:val="0"/>
              </w:rPr>
              <w:t xml:space="preserve">360px（スマホ）</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1F">
            <w:pPr>
              <w:rPr>
                <w:sz w:val="22"/>
                <w:szCs w:val="22"/>
              </w:rPr>
            </w:pPr>
            <w:r w:rsidDel="00000000" w:rsidR="00000000" w:rsidRPr="00000000">
              <w:rPr>
                <w:b w:val="1"/>
                <w:bCs w:val="1"/>
                <w:rtl w:val="0"/>
              </w:rPr>
              <w:t xml:space="preserve">推奨画面幅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20">
            <w:pPr>
              <w:rPr>
                <w:sz w:val="22"/>
                <w:szCs w:val="22"/>
              </w:rPr>
            </w:pPr>
            <w:r w:rsidDel="00000000" w:rsidR="00000000" w:rsidRPr="00000000">
              <w:rPr>
                <w:rtl w:val="0"/>
              </w:rPr>
              <w:t xml:space="preserve">1280px以上（PC）</w:t>
            </w:r>
            <w:r w:rsidDel="00000000" w:rsidR="00000000" w:rsidRPr="00000000">
              <w:rPr>
                <w:rtl w:val="0"/>
              </w:rPr>
            </w:r>
          </w:p>
        </w:tc>
      </w:tr>
    </w:tbl>
    <w:p w:rsidR="00000000" w:rsidDel="00000000" w:rsidP="00000000" w:rsidRDefault="00000000" w:rsidRPr="00000000" w14:paraId="00000221">
      <w:pPr>
        <w:pStyle w:val="Heading2"/>
        <w:spacing w:after="140" w:before="280" w:lineRule="auto"/>
        <w:rPr>
          <w:color w:val="1f4e79"/>
        </w:rPr>
      </w:pPr>
      <w:r w:rsidDel="00000000" w:rsidR="00000000" w:rsidRPr="00000000">
        <w:rPr>
          <w:color w:val="1f4e79"/>
          <w:rtl w:val="0"/>
        </w:rPr>
        <w:t xml:space="preserve">4-2. パフォーマンス</w:t>
      </w:r>
    </w:p>
    <w:p w:rsidR="00000000" w:rsidDel="00000000" w:rsidP="00000000" w:rsidRDefault="00000000" w:rsidRPr="00000000" w14:paraId="00000222">
      <w:pPr>
        <w:numPr>
          <w:ilvl w:val="0"/>
          <w:numId w:val="1"/>
        </w:numPr>
        <w:spacing w:after="60" w:lineRule="auto"/>
        <w:ind w:left="720" w:hanging="360"/>
        <w:rPr>
          <w:sz w:val="22"/>
          <w:szCs w:val="22"/>
        </w:rPr>
      </w:pPr>
      <w:r w:rsidDel="00000000" w:rsidR="00000000" w:rsidRPr="00000000">
        <w:rPr>
          <w:sz w:val="22"/>
          <w:szCs w:val="22"/>
          <w:rtl w:val="0"/>
        </w:rPr>
        <w:t xml:space="preserve">トップページの初回表示: 3秒以内（Wi-Fi環境）</w:t>
      </w:r>
    </w:p>
    <w:p w:rsidR="00000000" w:rsidDel="00000000" w:rsidP="00000000" w:rsidRDefault="00000000" w:rsidRPr="00000000" w14:paraId="00000223">
      <w:pPr>
        <w:numPr>
          <w:ilvl w:val="0"/>
          <w:numId w:val="1"/>
        </w:numPr>
        <w:spacing w:after="60" w:lineRule="auto"/>
        <w:ind w:left="720" w:hanging="360"/>
        <w:rPr>
          <w:sz w:val="22"/>
          <w:szCs w:val="22"/>
        </w:rPr>
      </w:pPr>
      <w:r w:rsidDel="00000000" w:rsidR="00000000" w:rsidRPr="00000000">
        <w:rPr>
          <w:sz w:val="22"/>
          <w:szCs w:val="22"/>
          <w:rtl w:val="0"/>
        </w:rPr>
        <w:t xml:space="preserve">管理画面の操作応答: 1秒以内（通常操作）</w:t>
      </w:r>
    </w:p>
    <w:p w:rsidR="00000000" w:rsidDel="00000000" w:rsidP="00000000" w:rsidRDefault="00000000" w:rsidRPr="00000000" w14:paraId="00000224">
      <w:pPr>
        <w:numPr>
          <w:ilvl w:val="0"/>
          <w:numId w:val="1"/>
        </w:numPr>
        <w:spacing w:after="60" w:lineRule="auto"/>
        <w:ind w:left="720" w:hanging="360"/>
        <w:rPr>
          <w:sz w:val="22"/>
          <w:szCs w:val="22"/>
        </w:rPr>
      </w:pPr>
      <w:r w:rsidDel="00000000" w:rsidR="00000000" w:rsidRPr="00000000">
        <w:rPr>
          <w:sz w:val="22"/>
          <w:szCs w:val="22"/>
          <w:rtl w:val="0"/>
        </w:rPr>
        <w:t xml:space="preserve">画像の自動最適化（WebP変換・圧縮）によるページ速度確保</w:t>
      </w:r>
    </w:p>
    <w:p w:rsidR="00000000" w:rsidDel="00000000" w:rsidP="00000000" w:rsidRDefault="00000000" w:rsidRPr="00000000" w14:paraId="00000225">
      <w:pPr>
        <w:numPr>
          <w:ilvl w:val="0"/>
          <w:numId w:val="1"/>
        </w:numPr>
        <w:spacing w:after="60" w:lineRule="auto"/>
        <w:ind w:left="720" w:hanging="360"/>
        <w:rPr>
          <w:sz w:val="22"/>
          <w:szCs w:val="22"/>
        </w:rPr>
      </w:pPr>
      <w:r w:rsidDel="00000000" w:rsidR="00000000" w:rsidRPr="00000000">
        <w:rPr>
          <w:sz w:val="22"/>
          <w:szCs w:val="22"/>
          <w:rtl w:val="0"/>
        </w:rPr>
        <w:t xml:space="preserve">同時接続: 100ユーザー程度を想定（試合日前後のアクセス増に備える）</w:t>
      </w:r>
    </w:p>
    <w:p w:rsidR="00000000" w:rsidDel="00000000" w:rsidP="00000000" w:rsidRDefault="00000000" w:rsidRPr="00000000" w14:paraId="00000226">
      <w:pPr>
        <w:pStyle w:val="Heading2"/>
        <w:spacing w:after="140" w:before="280" w:lineRule="auto"/>
        <w:rPr>
          <w:color w:val="1f4e79"/>
        </w:rPr>
      </w:pPr>
      <w:r w:rsidDel="00000000" w:rsidR="00000000" w:rsidRPr="00000000">
        <w:rPr>
          <w:color w:val="1f4e79"/>
          <w:rtl w:val="0"/>
        </w:rPr>
        <w:t xml:space="preserve">4-3. セキュリティ</w:t>
      </w:r>
    </w:p>
    <w:p w:rsidR="00000000" w:rsidDel="00000000" w:rsidP="00000000" w:rsidRDefault="00000000" w:rsidRPr="00000000" w14:paraId="00000227">
      <w:pPr>
        <w:numPr>
          <w:ilvl w:val="0"/>
          <w:numId w:val="1"/>
        </w:numPr>
        <w:spacing w:after="60" w:lineRule="auto"/>
        <w:ind w:left="720" w:hanging="360"/>
        <w:rPr>
          <w:sz w:val="22"/>
          <w:szCs w:val="22"/>
        </w:rPr>
      </w:pPr>
      <w:r w:rsidDel="00000000" w:rsidR="00000000" w:rsidRPr="00000000">
        <w:rPr>
          <w:sz w:val="22"/>
          <w:szCs w:val="22"/>
          <w:rtl w:val="0"/>
        </w:rPr>
        <w:t xml:space="preserve">通信はすべてHTTPS（SSL/TLS）で暗号化</w:t>
      </w:r>
    </w:p>
    <w:p w:rsidR="00000000" w:rsidDel="00000000" w:rsidP="00000000" w:rsidRDefault="00000000" w:rsidRPr="00000000" w14:paraId="00000228">
      <w:pPr>
        <w:numPr>
          <w:ilvl w:val="0"/>
          <w:numId w:val="1"/>
        </w:numPr>
        <w:spacing w:after="60" w:lineRule="auto"/>
        <w:ind w:left="720" w:hanging="360"/>
        <w:rPr>
          <w:sz w:val="22"/>
          <w:szCs w:val="22"/>
        </w:rPr>
      </w:pPr>
      <w:r w:rsidDel="00000000" w:rsidR="00000000" w:rsidRPr="00000000">
        <w:rPr>
          <w:sz w:val="22"/>
          <w:szCs w:val="22"/>
          <w:rtl w:val="0"/>
        </w:rPr>
        <w:t xml:space="preserve">管理者パスワードはハッシュ化（bcrypt等）してDB保存</w:t>
      </w:r>
    </w:p>
    <w:p w:rsidR="00000000" w:rsidDel="00000000" w:rsidP="00000000" w:rsidRDefault="00000000" w:rsidRPr="00000000" w14:paraId="00000229">
      <w:pPr>
        <w:numPr>
          <w:ilvl w:val="0"/>
          <w:numId w:val="1"/>
        </w:numPr>
        <w:spacing w:after="60" w:lineRule="auto"/>
        <w:ind w:left="720" w:hanging="360"/>
        <w:rPr>
          <w:sz w:val="22"/>
          <w:szCs w:val="22"/>
        </w:rPr>
      </w:pPr>
      <w:r w:rsidDel="00000000" w:rsidR="00000000" w:rsidRPr="00000000">
        <w:rPr>
          <w:sz w:val="22"/>
          <w:szCs w:val="22"/>
          <w:rtl w:val="0"/>
        </w:rPr>
        <w:t xml:space="preserve">ログイン試行回数制限（5回失敗で一時ロック）</w:t>
      </w:r>
    </w:p>
    <w:p w:rsidR="00000000" w:rsidDel="00000000" w:rsidP="00000000" w:rsidRDefault="00000000" w:rsidRPr="00000000" w14:paraId="0000022A">
      <w:pPr>
        <w:numPr>
          <w:ilvl w:val="0"/>
          <w:numId w:val="1"/>
        </w:numPr>
        <w:spacing w:after="60" w:lineRule="auto"/>
        <w:ind w:left="720" w:hanging="360"/>
        <w:rPr>
          <w:sz w:val="22"/>
          <w:szCs w:val="22"/>
        </w:rPr>
      </w:pPr>
      <w:r w:rsidDel="00000000" w:rsidR="00000000" w:rsidRPr="00000000">
        <w:rPr>
          <w:sz w:val="22"/>
          <w:szCs w:val="22"/>
          <w:rtl w:val="0"/>
        </w:rPr>
        <w:t xml:space="preserve">SQLインジェクション・XSS・CSRF対策（フレームワーク標準機能 + WAF）</w:t>
      </w:r>
    </w:p>
    <w:p w:rsidR="00000000" w:rsidDel="00000000" w:rsidP="00000000" w:rsidRDefault="00000000" w:rsidRPr="00000000" w14:paraId="0000022B">
      <w:pPr>
        <w:numPr>
          <w:ilvl w:val="0"/>
          <w:numId w:val="1"/>
        </w:numPr>
        <w:spacing w:after="60" w:lineRule="auto"/>
        <w:ind w:left="720" w:hanging="360"/>
        <w:rPr>
          <w:sz w:val="22"/>
          <w:szCs w:val="22"/>
        </w:rPr>
      </w:pPr>
      <w:r w:rsidDel="00000000" w:rsidR="00000000" w:rsidRPr="00000000">
        <w:rPr>
          <w:sz w:val="22"/>
          <w:szCs w:val="22"/>
          <w:rtl w:val="0"/>
        </w:rPr>
        <w:t xml:space="preserve">決済情報はサイト側で保持せず、決済代行サービスに委譲（PCI DSS準拠の代行業者を利用）</w:t>
      </w:r>
    </w:p>
    <w:p w:rsidR="00000000" w:rsidDel="00000000" w:rsidP="00000000" w:rsidRDefault="00000000" w:rsidRPr="00000000" w14:paraId="0000022C">
      <w:pPr>
        <w:numPr>
          <w:ilvl w:val="0"/>
          <w:numId w:val="1"/>
        </w:numPr>
        <w:spacing w:after="60" w:lineRule="auto"/>
        <w:ind w:left="720" w:hanging="360"/>
        <w:rPr>
          <w:sz w:val="22"/>
          <w:szCs w:val="22"/>
        </w:rPr>
      </w:pPr>
      <w:r w:rsidDel="00000000" w:rsidR="00000000" w:rsidRPr="00000000">
        <w:rPr>
          <w:sz w:val="22"/>
          <w:szCs w:val="22"/>
          <w:rtl w:val="0"/>
        </w:rPr>
        <w:t xml:space="preserve">個人情報（注文者住所等）はDB暗号化を検討</w:t>
      </w:r>
    </w:p>
    <w:p w:rsidR="00000000" w:rsidDel="00000000" w:rsidP="00000000" w:rsidRDefault="00000000" w:rsidRPr="00000000" w14:paraId="0000022D">
      <w:pPr>
        <w:numPr>
          <w:ilvl w:val="0"/>
          <w:numId w:val="1"/>
        </w:numPr>
        <w:spacing w:after="60" w:lineRule="auto"/>
        <w:ind w:left="720" w:hanging="360"/>
        <w:rPr>
          <w:sz w:val="22"/>
          <w:szCs w:val="22"/>
        </w:rPr>
      </w:pPr>
      <w:r w:rsidDel="00000000" w:rsidR="00000000" w:rsidRPr="00000000">
        <w:rPr>
          <w:sz w:val="22"/>
          <w:szCs w:val="22"/>
          <w:rtl w:val="0"/>
        </w:rPr>
        <w:t xml:space="preserve">管理画面は管理者IPアドレス制限またはBasic認証との併用を推奨</w:t>
      </w:r>
    </w:p>
    <w:p w:rsidR="00000000" w:rsidDel="00000000" w:rsidP="00000000" w:rsidRDefault="00000000" w:rsidRPr="00000000" w14:paraId="0000022E">
      <w:pPr>
        <w:pStyle w:val="Heading2"/>
        <w:spacing w:after="140" w:before="280" w:lineRule="auto"/>
        <w:rPr>
          <w:color w:val="1f4e79"/>
        </w:rPr>
      </w:pPr>
      <w:r w:rsidDel="00000000" w:rsidR="00000000" w:rsidRPr="00000000">
        <w:rPr>
          <w:color w:val="1f4e79"/>
          <w:rtl w:val="0"/>
        </w:rPr>
        <w:t xml:space="preserve">4-4. 可用性・バックアップ</w:t>
      </w:r>
    </w:p>
    <w:p w:rsidR="00000000" w:rsidDel="00000000" w:rsidP="00000000" w:rsidRDefault="00000000" w:rsidRPr="00000000" w14:paraId="0000022F">
      <w:pPr>
        <w:numPr>
          <w:ilvl w:val="0"/>
          <w:numId w:val="1"/>
        </w:numPr>
        <w:spacing w:after="60" w:lineRule="auto"/>
        <w:ind w:left="720" w:hanging="360"/>
        <w:rPr>
          <w:sz w:val="22"/>
          <w:szCs w:val="22"/>
        </w:rPr>
      </w:pPr>
      <w:r w:rsidDel="00000000" w:rsidR="00000000" w:rsidRPr="00000000">
        <w:rPr>
          <w:sz w:val="22"/>
          <w:szCs w:val="22"/>
          <w:rtl w:val="0"/>
        </w:rPr>
        <w:t xml:space="preserve">稼働率目標: 99%以上（年間停止時間 約87時間以内）</w:t>
      </w:r>
    </w:p>
    <w:p w:rsidR="00000000" w:rsidDel="00000000" w:rsidP="00000000" w:rsidRDefault="00000000" w:rsidRPr="00000000" w14:paraId="00000230">
      <w:pPr>
        <w:numPr>
          <w:ilvl w:val="0"/>
          <w:numId w:val="1"/>
        </w:numPr>
        <w:spacing w:after="60" w:lineRule="auto"/>
        <w:ind w:left="720" w:hanging="360"/>
        <w:rPr>
          <w:sz w:val="22"/>
          <w:szCs w:val="22"/>
        </w:rPr>
      </w:pPr>
      <w:r w:rsidDel="00000000" w:rsidR="00000000" w:rsidRPr="00000000">
        <w:rPr>
          <w:sz w:val="22"/>
          <w:szCs w:val="22"/>
          <w:rtl w:val="0"/>
        </w:rPr>
        <w:t xml:space="preserve">データバックアップ: 日次自動バックアップ・7世代保持</w:t>
      </w:r>
    </w:p>
    <w:p w:rsidR="00000000" w:rsidDel="00000000" w:rsidP="00000000" w:rsidRDefault="00000000" w:rsidRPr="00000000" w14:paraId="00000231">
      <w:pPr>
        <w:numPr>
          <w:ilvl w:val="0"/>
          <w:numId w:val="1"/>
        </w:numPr>
        <w:spacing w:after="60" w:lineRule="auto"/>
        <w:ind w:left="720" w:hanging="360"/>
        <w:rPr>
          <w:sz w:val="22"/>
          <w:szCs w:val="22"/>
        </w:rPr>
      </w:pPr>
      <w:r w:rsidDel="00000000" w:rsidR="00000000" w:rsidRPr="00000000">
        <w:rPr>
          <w:sz w:val="22"/>
          <w:szCs w:val="22"/>
          <w:rtl w:val="0"/>
        </w:rPr>
        <w:t xml:space="preserve">障害発生時: 24時間以内の復旧を目標</w:t>
      </w:r>
    </w:p>
    <w:p w:rsidR="00000000" w:rsidDel="00000000" w:rsidP="00000000" w:rsidRDefault="00000000" w:rsidRPr="00000000" w14:paraId="00000232">
      <w:pPr>
        <w:pStyle w:val="Heading2"/>
        <w:spacing w:after="140" w:before="280" w:lineRule="auto"/>
        <w:rPr>
          <w:color w:val="1f4e79"/>
        </w:rPr>
      </w:pPr>
      <w:r w:rsidDel="00000000" w:rsidR="00000000" w:rsidRPr="00000000">
        <w:rPr>
          <w:color w:val="1f4e79"/>
          <w:rtl w:val="0"/>
        </w:rPr>
        <w:t xml:space="preserve">4-5. 運用・保守</w:t>
      </w:r>
    </w:p>
    <w:p w:rsidR="00000000" w:rsidDel="00000000" w:rsidP="00000000" w:rsidRDefault="00000000" w:rsidRPr="00000000" w14:paraId="00000233">
      <w:pPr>
        <w:numPr>
          <w:ilvl w:val="0"/>
          <w:numId w:val="1"/>
        </w:numPr>
        <w:spacing w:after="60" w:lineRule="auto"/>
        <w:ind w:left="720" w:hanging="360"/>
        <w:rPr>
          <w:sz w:val="22"/>
          <w:szCs w:val="22"/>
        </w:rPr>
      </w:pPr>
      <w:r w:rsidDel="00000000" w:rsidR="00000000" w:rsidRPr="00000000">
        <w:rPr>
          <w:sz w:val="22"/>
          <w:szCs w:val="22"/>
          <w:rtl w:val="0"/>
        </w:rPr>
        <w:t xml:space="preserve">管理画面は非エンジニアの担当部員1〜2名が操作可能なUIとする</w:t>
      </w:r>
    </w:p>
    <w:p w:rsidR="00000000" w:rsidDel="00000000" w:rsidP="00000000" w:rsidRDefault="00000000" w:rsidRPr="00000000" w14:paraId="00000234">
      <w:pPr>
        <w:numPr>
          <w:ilvl w:val="0"/>
          <w:numId w:val="1"/>
        </w:numPr>
        <w:spacing w:after="60" w:lineRule="auto"/>
        <w:ind w:left="720" w:hanging="360"/>
        <w:rPr>
          <w:sz w:val="22"/>
          <w:szCs w:val="22"/>
        </w:rPr>
      </w:pPr>
      <w:r w:rsidDel="00000000" w:rsidR="00000000" w:rsidRPr="00000000">
        <w:rPr>
          <w:sz w:val="22"/>
          <w:szCs w:val="22"/>
          <w:rtl w:val="0"/>
        </w:rPr>
        <w:t xml:space="preserve">マニュアル（操作手順書）を画面別に整備</w:t>
      </w:r>
    </w:p>
    <w:p w:rsidR="00000000" w:rsidDel="00000000" w:rsidP="00000000" w:rsidRDefault="00000000" w:rsidRPr="00000000" w14:paraId="00000235">
      <w:pPr>
        <w:numPr>
          <w:ilvl w:val="0"/>
          <w:numId w:val="1"/>
        </w:numPr>
        <w:spacing w:after="60" w:lineRule="auto"/>
        <w:ind w:left="720" w:hanging="360"/>
        <w:rPr>
          <w:sz w:val="22"/>
          <w:szCs w:val="22"/>
        </w:rPr>
      </w:pPr>
      <w:r w:rsidDel="00000000" w:rsidR="00000000" w:rsidRPr="00000000">
        <w:rPr>
          <w:sz w:val="22"/>
          <w:szCs w:val="22"/>
          <w:rtl w:val="0"/>
        </w:rPr>
        <w:t xml:space="preserve">主要操作（新規投稿・編集・商品登録）は5ステップ以内で完結</w:t>
      </w:r>
    </w:p>
    <w:p w:rsidR="00000000" w:rsidDel="00000000" w:rsidP="00000000" w:rsidRDefault="00000000" w:rsidRPr="00000000" w14:paraId="00000236">
      <w:pPr>
        <w:numPr>
          <w:ilvl w:val="0"/>
          <w:numId w:val="1"/>
        </w:numPr>
        <w:spacing w:after="60" w:lineRule="auto"/>
        <w:ind w:left="720" w:hanging="360"/>
        <w:rPr>
          <w:sz w:val="22"/>
          <w:szCs w:val="22"/>
        </w:rPr>
      </w:pPr>
      <w:r w:rsidDel="00000000" w:rsidR="00000000" w:rsidRPr="00000000">
        <w:rPr>
          <w:sz w:val="22"/>
          <w:szCs w:val="22"/>
          <w:rtl w:val="0"/>
        </w:rPr>
        <w:t xml:space="preserve">代替わり引き継ぎを想定し、ID/パスワード管理ルールを文書化</w:t>
      </w:r>
    </w:p>
    <w:p w:rsidR="00000000" w:rsidDel="00000000" w:rsidP="00000000" w:rsidRDefault="00000000" w:rsidRPr="00000000" w14:paraId="0000023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pBdr>
          <w:bottom w:color="1f4e79" w:space="4" w:sz="10" w:val="single"/>
        </w:pBdr>
        <w:spacing w:after="180" w:lineRule="auto"/>
        <w:rPr>
          <w:color w:val="1f4e79"/>
        </w:rPr>
      </w:pPr>
      <w:r w:rsidDel="00000000" w:rsidR="00000000" w:rsidRPr="00000000">
        <w:rPr>
          <w:color w:val="1f4e79"/>
          <w:rtl w:val="0"/>
        </w:rPr>
        <w:t xml:space="preserve">5. 技術・システム構成案</w:t>
      </w:r>
    </w:p>
    <w:p w:rsidR="00000000" w:rsidDel="00000000" w:rsidP="00000000" w:rsidRDefault="00000000" w:rsidRPr="00000000" w14:paraId="00000239">
      <w:pPr>
        <w:pStyle w:val="Heading2"/>
        <w:spacing w:after="140" w:before="280" w:lineRule="auto"/>
        <w:rPr>
          <w:color w:val="1f4e79"/>
        </w:rPr>
      </w:pPr>
      <w:r w:rsidDel="00000000" w:rsidR="00000000" w:rsidRPr="00000000">
        <w:rPr>
          <w:color w:val="1f4e79"/>
          <w:rtl w:val="0"/>
        </w:rPr>
        <w:t xml:space="preserve">5-1. 構成パターン比較</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3A">
            <w:pPr>
              <w:jc w:val="center"/>
              <w:rPr>
                <w:sz w:val="22"/>
                <w:szCs w:val="22"/>
              </w:rPr>
            </w:pPr>
            <w:r w:rsidDel="00000000" w:rsidR="00000000" w:rsidRPr="00000000">
              <w:rPr>
                <w:b w:val="1"/>
                <w:bCs w:val="1"/>
                <w:color w:val="ffffff"/>
                <w:rtl w:val="0"/>
              </w:rPr>
              <w:t xml:space="preserve">パターン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3B">
            <w:pPr>
              <w:jc w:val="center"/>
              <w:rPr>
                <w:sz w:val="22"/>
                <w:szCs w:val="22"/>
              </w:rPr>
            </w:pPr>
            <w:r w:rsidDel="00000000" w:rsidR="00000000" w:rsidRPr="00000000">
              <w:rPr>
                <w:b w:val="1"/>
                <w:bCs w:val="1"/>
                <w:color w:val="ffffff"/>
                <w:rtl w:val="0"/>
              </w:rPr>
              <w:t xml:space="preserve">特徴・メリット・デメリット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3C">
            <w:pPr>
              <w:rPr>
                <w:sz w:val="22"/>
                <w:szCs w:val="22"/>
              </w:rPr>
            </w:pPr>
            <w:r w:rsidDel="00000000" w:rsidR="00000000" w:rsidRPr="00000000">
              <w:rPr>
                <w:b w:val="1"/>
                <w:bCs w:val="1"/>
                <w:rtl w:val="0"/>
              </w:rPr>
              <w:t xml:space="preserve">A. WordPress + WooCommerce構成</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3D">
            <w:pPr>
              <w:rPr>
                <w:sz w:val="22"/>
                <w:szCs w:val="22"/>
              </w:rPr>
            </w:pPr>
            <w:r w:rsidDel="00000000" w:rsidR="00000000" w:rsidRPr="00000000">
              <w:rPr>
                <w:rtl w:val="0"/>
              </w:rPr>
              <w:t xml:space="preserve">【メリット】非エンジニアでも管理画面が扱いやすい／プラグインでEC機能を追加可能／情報が豊富【デメリット】デザインの完全再現にテーマカスタマイズが必要／プラグイン更新の運用負荷</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3E">
            <w:pPr>
              <w:rPr>
                <w:sz w:val="22"/>
                <w:szCs w:val="22"/>
              </w:rPr>
            </w:pPr>
            <w:r w:rsidDel="00000000" w:rsidR="00000000" w:rsidRPr="00000000">
              <w:rPr>
                <w:b w:val="1"/>
                <w:bCs w:val="1"/>
                <w:rtl w:val="0"/>
              </w:rPr>
              <w:t xml:space="preserve">B. ヘッドレスCMS + 静的サイト生成</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3F">
            <w:pPr>
              <w:rPr>
                <w:sz w:val="22"/>
                <w:szCs w:val="22"/>
              </w:rPr>
            </w:pPr>
            <w:r w:rsidDel="00000000" w:rsidR="00000000" w:rsidRPr="00000000">
              <w:rPr>
                <w:rtl w:val="0"/>
              </w:rPr>
              <w:t xml:space="preserve">例: microCMS + Next.js + Stripe。【メリット】リデザイン済みHTMLをそのまま活かせる／高速・高セキュリティ【デメリット】開発工数が大きい／ECは別途決済連携実装が必要</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40">
            <w:pPr>
              <w:rPr>
                <w:sz w:val="22"/>
                <w:szCs w:val="22"/>
              </w:rPr>
            </w:pPr>
            <w:sdt>
              <w:sdtPr>
                <w:id w:val="1207368864"/>
                <w:tag w:val="goog_rdk_95"/>
              </w:sdtPr>
              <w:sdtContent>
                <w:commentRangeStart w:id="4"/>
              </w:sdtContent>
            </w:sdt>
            <w:r w:rsidDel="00000000" w:rsidR="00000000" w:rsidRPr="00000000">
              <w:rPr>
                <w:b w:val="1"/>
                <w:bCs w:val="1"/>
                <w:rtl w:val="0"/>
              </w:rPr>
              <w:t xml:space="preserve">C. 既存HTML + Firebase等のBaaS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41">
            <w:pPr>
              <w:rPr>
                <w:sz w:val="22"/>
                <w:szCs w:val="22"/>
              </w:rPr>
            </w:pPr>
            <w:r w:rsidDel="00000000" w:rsidR="00000000" w:rsidRPr="00000000">
              <w:rPr>
                <w:rtl w:val="0"/>
              </w:rPr>
              <w:t xml:space="preserve">【メリット】Cursorで作ったHTMLをそのまま活用／認証・DB・ストレージが揃う【デメリット】管理画面を自作する必要／非エンジニアの更新UIを別途設計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42">
            <w:pPr>
              <w:rPr>
                <w:sz w:val="22"/>
                <w:szCs w:val="22"/>
              </w:rPr>
            </w:pPr>
            <w:commentRangeEnd w:id="4"/>
            <w:r w:rsidDel="00000000" w:rsidR="00000000" w:rsidRPr="00000000">
              <w:commentReference w:id="4"/>
            </w:r>
            <w:r w:rsidDel="00000000" w:rsidR="00000000" w:rsidRPr="00000000">
              <w:rPr>
                <w:b w:val="1"/>
                <w:bCs w:val="1"/>
                <w:rtl w:val="0"/>
              </w:rPr>
              <w:t xml:space="preserve">D. Shopify（Shop部分のみ）+ 他CMS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43">
            <w:pPr>
              <w:rPr>
                <w:sz w:val="22"/>
                <w:szCs w:val="22"/>
              </w:rPr>
            </w:pPr>
            <w:r w:rsidDel="00000000" w:rsidR="00000000" w:rsidRPr="00000000">
              <w:rPr>
                <w:rtl w:val="0"/>
              </w:rPr>
              <w:t xml:space="preserve">ShopはShopifyに委譲し、他ページはWordPress等で管理。【メリット】EC運用が最も楽／決済・配送管理が強力【デメリット】2システム併用の運用負荷／ドメイン統合の工夫が必要</w:t>
            </w:r>
            <w:r w:rsidDel="00000000" w:rsidR="00000000" w:rsidRPr="00000000">
              <w:rPr>
                <w:rtl w:val="0"/>
              </w:rPr>
            </w:r>
          </w:p>
        </w:tc>
      </w:tr>
    </w:tbl>
    <w:p w:rsidR="00000000" w:rsidDel="00000000" w:rsidP="00000000" w:rsidRDefault="00000000" w:rsidRPr="00000000" w14:paraId="00000244">
      <w:pPr>
        <w:pStyle w:val="Heading2"/>
        <w:spacing w:after="140" w:before="280" w:lineRule="auto"/>
        <w:rPr>
          <w:color w:val="1f4e79"/>
        </w:rPr>
      </w:pPr>
      <w:r w:rsidDel="00000000" w:rsidR="00000000" w:rsidRPr="00000000">
        <w:rPr>
          <w:color w:val="1f4e79"/>
          <w:rtl w:val="0"/>
        </w:rPr>
        <w:t xml:space="preserve">5-2. 推奨構成</w:t>
      </w:r>
    </w:p>
    <w:p w:rsidR="00000000" w:rsidDel="00000000" w:rsidP="00000000" w:rsidRDefault="00000000" w:rsidRPr="00000000" w14:paraId="00000245">
      <w:pPr>
        <w:spacing w:after="100" w:lineRule="auto"/>
        <w:rPr>
          <w:sz w:val="22"/>
          <w:szCs w:val="22"/>
        </w:rPr>
      </w:pPr>
      <w:r w:rsidDel="00000000" w:rsidR="00000000" w:rsidRPr="00000000">
        <w:rPr>
          <w:sz w:val="22"/>
          <w:szCs w:val="22"/>
          <w:rtl w:val="0"/>
        </w:rPr>
        <w:t xml:space="preserve">本プロジェクトでは「</w:t>
      </w:r>
      <w:sdt>
        <w:sdtPr>
          <w:id w:val="-1325263521"/>
          <w:tag w:val="goog_rdk_96"/>
        </w:sdtPr>
        <w:sdtContent>
          <w:commentRangeStart w:id="5"/>
        </w:sdtContent>
      </w:sdt>
      <w:r w:rsidDel="00000000" w:rsidR="00000000" w:rsidRPr="00000000">
        <w:rPr>
          <w:sz w:val="22"/>
          <w:szCs w:val="22"/>
          <w:rtl w:val="0"/>
        </w:rPr>
        <w:t xml:space="preserve">A. WordPress + WooCommerce構成</w:t>
      </w:r>
      <w:commentRangeEnd w:id="5"/>
      <w:r w:rsidDel="00000000" w:rsidR="00000000" w:rsidRPr="00000000">
        <w:commentReference w:id="5"/>
      </w:r>
      <w:r w:rsidDel="00000000" w:rsidR="00000000" w:rsidRPr="00000000">
        <w:rPr>
          <w:sz w:val="22"/>
          <w:szCs w:val="22"/>
          <w:rtl w:val="0"/>
        </w:rPr>
        <w:t xml:space="preserve">」を第一推奨とする。以下の理由による：</w:t>
      </w:r>
    </w:p>
    <w:p w:rsidR="00000000" w:rsidDel="00000000" w:rsidP="00000000" w:rsidRDefault="00000000" w:rsidRPr="00000000" w14:paraId="00000246">
      <w:pPr>
        <w:numPr>
          <w:ilvl w:val="0"/>
          <w:numId w:val="1"/>
        </w:numPr>
        <w:spacing w:after="60" w:lineRule="auto"/>
        <w:ind w:left="720" w:hanging="360"/>
        <w:rPr>
          <w:sz w:val="22"/>
          <w:szCs w:val="22"/>
        </w:rPr>
      </w:pPr>
      <w:r w:rsidDel="00000000" w:rsidR="00000000" w:rsidRPr="00000000">
        <w:rPr>
          <w:sz w:val="22"/>
          <w:szCs w:val="22"/>
          <w:rtl w:val="0"/>
        </w:rPr>
        <w:t xml:space="preserve">既にWordPress CMS採用を前提とした初版要件定義で検討済み</w:t>
      </w:r>
    </w:p>
    <w:p w:rsidR="00000000" w:rsidDel="00000000" w:rsidP="00000000" w:rsidRDefault="00000000" w:rsidRPr="00000000" w14:paraId="00000247">
      <w:pPr>
        <w:numPr>
          <w:ilvl w:val="0"/>
          <w:numId w:val="1"/>
        </w:numPr>
        <w:spacing w:after="60" w:lineRule="auto"/>
        <w:ind w:left="720" w:hanging="360"/>
        <w:rPr>
          <w:sz w:val="22"/>
          <w:szCs w:val="22"/>
        </w:rPr>
      </w:pPr>
      <w:r w:rsidDel="00000000" w:rsidR="00000000" w:rsidRPr="00000000">
        <w:rPr>
          <w:sz w:val="22"/>
          <w:szCs w:val="22"/>
          <w:rtl w:val="0"/>
        </w:rPr>
        <w:t xml:space="preserve">非エンジニアの担当部員1〜2名が管理する前提に最も適合</w:t>
      </w:r>
    </w:p>
    <w:p w:rsidR="00000000" w:rsidDel="00000000" w:rsidP="00000000" w:rsidRDefault="00000000" w:rsidRPr="00000000" w14:paraId="00000248">
      <w:pPr>
        <w:numPr>
          <w:ilvl w:val="0"/>
          <w:numId w:val="1"/>
        </w:numPr>
        <w:spacing w:after="60" w:lineRule="auto"/>
        <w:ind w:left="720" w:hanging="360"/>
        <w:rPr>
          <w:sz w:val="22"/>
          <w:szCs w:val="22"/>
        </w:rPr>
      </w:pPr>
      <w:r w:rsidDel="00000000" w:rsidR="00000000" w:rsidRPr="00000000">
        <w:rPr>
          <w:sz w:val="22"/>
          <w:szCs w:val="22"/>
          <w:rtl w:val="0"/>
        </w:rPr>
        <w:t xml:space="preserve">WooCommerceにより決済・カート・在庫管理を標準機能で実装可能</w:t>
      </w:r>
    </w:p>
    <w:p w:rsidR="00000000" w:rsidDel="00000000" w:rsidP="00000000" w:rsidRDefault="00000000" w:rsidRPr="00000000" w14:paraId="00000249">
      <w:pPr>
        <w:numPr>
          <w:ilvl w:val="0"/>
          <w:numId w:val="1"/>
        </w:numPr>
        <w:spacing w:after="60" w:lineRule="auto"/>
        <w:ind w:left="720" w:hanging="360"/>
        <w:rPr>
          <w:sz w:val="22"/>
          <w:szCs w:val="22"/>
        </w:rPr>
      </w:pPr>
      <w:r w:rsidDel="00000000" w:rsidR="00000000" w:rsidRPr="00000000">
        <w:rPr>
          <w:sz w:val="22"/>
          <w:szCs w:val="22"/>
          <w:rtl w:val="0"/>
        </w:rPr>
        <w:t xml:space="preserve">テーマカスタマイズにより、リデザイン済みHTMLのデザインを反映可能</w:t>
      </w:r>
    </w:p>
    <w:p w:rsidR="00000000" w:rsidDel="00000000" w:rsidP="00000000" w:rsidRDefault="00000000" w:rsidRPr="00000000" w14:paraId="0000024A">
      <w:pPr>
        <w:spacing w:after="100" w:lineRule="auto"/>
        <w:rPr>
          <w:sz w:val="22"/>
          <w:szCs w:val="22"/>
        </w:rPr>
      </w:pPr>
      <w:r w:rsidDel="00000000" w:rsidR="00000000" w:rsidRPr="00000000">
        <w:rPr>
          <w:sz w:val="22"/>
          <w:szCs w:val="22"/>
          <w:rtl w:val="0"/>
        </w:rPr>
        <w:t xml:space="preserve">ただし、リデザイン済みHTMLのビジュアル品質を優先する場合は「B. ヘッドレスCMS構成」を代替案として検討する。</w:t>
      </w:r>
    </w:p>
    <w:p w:rsidR="00000000" w:rsidDel="00000000" w:rsidP="00000000" w:rsidRDefault="00000000" w:rsidRPr="00000000" w14:paraId="0000024B">
      <w:pPr>
        <w:pStyle w:val="Heading2"/>
        <w:spacing w:after="140" w:before="280" w:lineRule="auto"/>
        <w:rPr>
          <w:color w:val="1f4e79"/>
        </w:rPr>
      </w:pPr>
      <w:r w:rsidDel="00000000" w:rsidR="00000000" w:rsidRPr="00000000">
        <w:rPr>
          <w:color w:val="1f4e79"/>
          <w:rtl w:val="0"/>
        </w:rPr>
        <w:t xml:space="preserve">5-3. 技術スタック（推奨構成の場合）</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4C">
            <w:pPr>
              <w:jc w:val="center"/>
              <w:rPr>
                <w:sz w:val="22"/>
                <w:szCs w:val="22"/>
              </w:rPr>
            </w:pPr>
            <w:r w:rsidDel="00000000" w:rsidR="00000000" w:rsidRPr="00000000">
              <w:rPr>
                <w:b w:val="1"/>
                <w:bCs w:val="1"/>
                <w:color w:val="ffffff"/>
                <w:rtl w:val="0"/>
              </w:rPr>
              <w:t xml:space="preserve">レイヤ</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4D">
            <w:pPr>
              <w:jc w:val="center"/>
              <w:rPr>
                <w:sz w:val="22"/>
                <w:szCs w:val="22"/>
              </w:rPr>
            </w:pPr>
            <w:r w:rsidDel="00000000" w:rsidR="00000000" w:rsidRPr="00000000">
              <w:rPr>
                <w:b w:val="1"/>
                <w:bCs w:val="1"/>
                <w:color w:val="ffffff"/>
                <w:rtl w:val="0"/>
              </w:rPr>
              <w:t xml:space="preserve">採用技術</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4E">
            <w:pPr>
              <w:rPr>
                <w:sz w:val="22"/>
                <w:szCs w:val="22"/>
              </w:rPr>
            </w:pPr>
            <w:r w:rsidDel="00000000" w:rsidR="00000000" w:rsidRPr="00000000">
              <w:rPr>
                <w:b w:val="1"/>
                <w:bCs w:val="1"/>
                <w:rtl w:val="0"/>
              </w:rPr>
              <w:t xml:space="preserve">CMS / フロント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4F">
            <w:pPr>
              <w:rPr>
                <w:sz w:val="22"/>
                <w:szCs w:val="22"/>
              </w:rPr>
            </w:pPr>
            <w:sdt>
              <w:sdtPr>
                <w:id w:val="207170146"/>
                <w:tag w:val="goog_rdk_97"/>
              </w:sdtPr>
              <w:sdtContent>
                <w:commentRangeStart w:id="6"/>
              </w:sdtContent>
            </w:sdt>
            <w:r w:rsidDel="00000000" w:rsidR="00000000" w:rsidRPr="00000000">
              <w:rPr>
                <w:rtl w:val="0"/>
              </w:rPr>
              <w:t xml:space="preserve">WordPress 最新安定版 + カスタムテーマ（リデザインHTML流用）</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0">
            <w:pPr>
              <w:rPr>
                <w:sz w:val="22"/>
                <w:szCs w:val="22"/>
              </w:rPr>
            </w:pPr>
            <w:commentRangeEnd w:id="6"/>
            <w:r w:rsidDel="00000000" w:rsidR="00000000" w:rsidRPr="00000000">
              <w:commentReference w:id="6"/>
            </w:r>
            <w:r w:rsidDel="00000000" w:rsidR="00000000" w:rsidRPr="00000000">
              <w:rPr>
                <w:b w:val="1"/>
                <w:bCs w:val="1"/>
                <w:rtl w:val="0"/>
              </w:rPr>
              <w:t xml:space="preserve">EC機能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1">
            <w:pPr>
              <w:rPr>
                <w:sz w:val="22"/>
                <w:szCs w:val="22"/>
              </w:rPr>
            </w:pPr>
            <w:sdt>
              <w:sdtPr>
                <w:id w:val="1202285487"/>
                <w:tag w:val="goog_rdk_98"/>
              </w:sdtPr>
              <w:sdtContent>
                <w:commentRangeStart w:id="7"/>
              </w:sdtContent>
            </w:sdt>
            <w:r w:rsidDel="00000000" w:rsidR="00000000" w:rsidRPr="00000000">
              <w:rPr>
                <w:rtl w:val="0"/>
              </w:rPr>
              <w:t xml:space="preserve">WooCommerce + Stripe連携プラグイン（または Square / KOMOJU）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2">
            <w:pPr>
              <w:rPr>
                <w:sz w:val="22"/>
                <w:szCs w:val="22"/>
              </w:rPr>
            </w:pPr>
            <w:commentRangeEnd w:id="7"/>
            <w:r w:rsidDel="00000000" w:rsidR="00000000" w:rsidRPr="00000000">
              <w:commentReference w:id="7"/>
            </w:r>
            <w:r w:rsidDel="00000000" w:rsidR="00000000" w:rsidRPr="00000000">
              <w:rPr>
                <w:b w:val="1"/>
                <w:bCs w:val="1"/>
                <w:rtl w:val="0"/>
              </w:rPr>
              <w:t xml:space="preserve">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3">
            <w:pPr>
              <w:rPr>
                <w:sz w:val="22"/>
                <w:szCs w:val="22"/>
              </w:rPr>
            </w:pPr>
            <w:r w:rsidDel="00000000" w:rsidR="00000000" w:rsidRPr="00000000">
              <w:rPr>
                <w:rtl w:val="0"/>
              </w:rPr>
              <w:t xml:space="preserve">MySQL / MariaDB（レンタルサーバ標準）</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4">
            <w:pPr>
              <w:rPr>
                <w:sz w:val="22"/>
                <w:szCs w:val="22"/>
              </w:rPr>
            </w:pPr>
            <w:r w:rsidDel="00000000" w:rsidR="00000000" w:rsidRPr="00000000">
              <w:rPr>
                <w:b w:val="1"/>
                <w:bCs w:val="1"/>
                <w:rtl w:val="0"/>
              </w:rPr>
              <w:t xml:space="preserve">サーバ</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5">
            <w:pPr>
              <w:rPr>
                <w:sz w:val="22"/>
                <w:szCs w:val="22"/>
              </w:rPr>
            </w:pPr>
            <w:sdt>
              <w:sdtPr>
                <w:id w:val="1016692399"/>
                <w:tag w:val="goog_rdk_99"/>
              </w:sdtPr>
              <w:sdtContent>
                <w:commentRangeStart w:id="8"/>
              </w:sdtContent>
            </w:sdt>
            <w:r w:rsidDel="00000000" w:rsidR="00000000" w:rsidRPr="00000000">
              <w:rPr>
                <w:rtl w:val="0"/>
              </w:rPr>
              <w:t xml:space="preserve">国内レンタルサーバ（エックスサーバー / ConoHa WING 等）</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6">
            <w:pPr>
              <w:rPr>
                <w:sz w:val="22"/>
                <w:szCs w:val="22"/>
              </w:rPr>
            </w:pPr>
            <w:commentRangeEnd w:id="8"/>
            <w:r w:rsidDel="00000000" w:rsidR="00000000" w:rsidRPr="00000000">
              <w:commentReference w:id="8"/>
            </w:r>
            <w:r w:rsidDel="00000000" w:rsidR="00000000" w:rsidRPr="00000000">
              <w:rPr>
                <w:b w:val="1"/>
                <w:bCs w:val="1"/>
                <w:rtl w:val="0"/>
              </w:rPr>
              <w:t xml:space="preserve">メール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7">
            <w:pPr>
              <w:rPr>
                <w:sz w:val="22"/>
                <w:szCs w:val="22"/>
              </w:rPr>
            </w:pPr>
            <w:r w:rsidDel="00000000" w:rsidR="00000000" w:rsidRPr="00000000">
              <w:rPr>
                <w:rtl w:val="0"/>
              </w:rPr>
              <w:t xml:space="preserve">お問い合わせフォーム: Contact Form 7 または WPForms（担当者メール転送設定）</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8">
            <w:pPr>
              <w:rPr>
                <w:sz w:val="22"/>
                <w:szCs w:val="22"/>
              </w:rPr>
            </w:pPr>
            <w:r w:rsidDel="00000000" w:rsidR="00000000" w:rsidRPr="00000000">
              <w:rPr>
                <w:b w:val="1"/>
                <w:bCs w:val="1"/>
                <w:rtl w:val="0"/>
              </w:rPr>
              <w:t xml:space="preserve">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59">
            <w:pPr>
              <w:rPr>
                <w:sz w:val="22"/>
                <w:szCs w:val="22"/>
              </w:rPr>
            </w:pPr>
            <w:r w:rsidDel="00000000" w:rsidR="00000000" w:rsidRPr="00000000">
              <w:rPr>
                <w:rtl w:val="0"/>
              </w:rPr>
              <w:t xml:space="preserve">Let's Encrypt 無料SSL証明書</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A">
            <w:pPr>
              <w:rPr>
                <w:sz w:val="22"/>
                <w:szCs w:val="22"/>
              </w:rPr>
            </w:pPr>
            <w:r w:rsidDel="00000000" w:rsidR="00000000" w:rsidRPr="00000000">
              <w:rPr>
                <w:b w:val="1"/>
                <w:bCs w:val="1"/>
                <w:rtl w:val="0"/>
              </w:rPr>
              <w:t xml:space="preserve">バックアップ</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5B">
            <w:pPr>
              <w:rPr>
                <w:sz w:val="22"/>
                <w:szCs w:val="22"/>
              </w:rPr>
            </w:pPr>
            <w:r w:rsidDel="00000000" w:rsidR="00000000" w:rsidRPr="00000000">
              <w:rPr>
                <w:rtl w:val="0"/>
              </w:rPr>
              <w:t xml:space="preserve">BackWPup / UpdraftPlus 等プラグイン</w:t>
            </w:r>
            <w:r w:rsidDel="00000000" w:rsidR="00000000" w:rsidRPr="00000000">
              <w:rPr>
                <w:rtl w:val="0"/>
              </w:rPr>
            </w:r>
          </w:p>
        </w:tc>
      </w:tr>
    </w:tbl>
    <w:p w:rsidR="00000000" w:rsidDel="00000000" w:rsidP="00000000" w:rsidRDefault="00000000" w:rsidRPr="00000000" w14:paraId="0000025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pBdr>
          <w:bottom w:color="1f4e79" w:space="4" w:sz="10" w:val="single"/>
        </w:pBdr>
        <w:spacing w:after="180" w:lineRule="auto"/>
        <w:rPr>
          <w:color w:val="1f4e79"/>
        </w:rPr>
      </w:pPr>
      <w:r w:rsidDel="00000000" w:rsidR="00000000" w:rsidRPr="00000000">
        <w:rPr>
          <w:color w:val="1f4e79"/>
          <w:rtl w:val="0"/>
        </w:rPr>
        <w:t xml:space="preserve">6. 制約・前提条件</w:t>
      </w:r>
    </w:p>
    <w:p w:rsidR="00000000" w:rsidDel="00000000" w:rsidP="00000000" w:rsidRDefault="00000000" w:rsidRPr="00000000" w14:paraId="0000025E">
      <w:pPr>
        <w:numPr>
          <w:ilvl w:val="0"/>
          <w:numId w:val="1"/>
        </w:numPr>
        <w:spacing w:after="60" w:lineRule="auto"/>
        <w:ind w:left="720" w:hanging="360"/>
        <w:rPr>
          <w:sz w:val="22"/>
          <w:szCs w:val="22"/>
        </w:rPr>
      </w:pPr>
      <w:r w:rsidDel="00000000" w:rsidR="00000000" w:rsidRPr="00000000">
        <w:rPr>
          <w:sz w:val="22"/>
          <w:szCs w:val="22"/>
          <w:rtl w:val="0"/>
        </w:rPr>
        <w:t xml:space="preserve">開発体制: 部員による内製開発を基本とする（外部発注は要相談）</w:t>
      </w:r>
    </w:p>
    <w:p w:rsidR="00000000" w:rsidDel="00000000" w:rsidP="00000000" w:rsidRDefault="00000000" w:rsidRPr="00000000" w14:paraId="0000025F">
      <w:pPr>
        <w:numPr>
          <w:ilvl w:val="0"/>
          <w:numId w:val="1"/>
        </w:numPr>
        <w:spacing w:after="60" w:lineRule="auto"/>
        <w:ind w:left="720" w:hanging="360"/>
        <w:rPr>
          <w:sz w:val="22"/>
          <w:szCs w:val="22"/>
        </w:rPr>
      </w:pPr>
      <w:r w:rsidDel="00000000" w:rsidR="00000000" w:rsidRPr="00000000">
        <w:rPr>
          <w:sz w:val="22"/>
          <w:szCs w:val="22"/>
          <w:rtl w:val="0"/>
        </w:rPr>
        <w:t xml:space="preserve">予算: レンタルサーバ・ドメイン費用は年間2〜3万円程度を想定</w:t>
      </w:r>
    </w:p>
    <w:p w:rsidR="00000000" w:rsidDel="00000000" w:rsidP="00000000" w:rsidRDefault="00000000" w:rsidRPr="00000000" w14:paraId="00000260">
      <w:pPr>
        <w:numPr>
          <w:ilvl w:val="0"/>
          <w:numId w:val="1"/>
        </w:numPr>
        <w:spacing w:after="60" w:lineRule="auto"/>
        <w:ind w:left="720" w:hanging="360"/>
        <w:rPr>
          <w:sz w:val="22"/>
          <w:szCs w:val="22"/>
        </w:rPr>
      </w:pPr>
      <w:r w:rsidDel="00000000" w:rsidR="00000000" w:rsidRPr="00000000">
        <w:rPr>
          <w:sz w:val="22"/>
          <w:szCs w:val="22"/>
          <w:rtl w:val="0"/>
        </w:rPr>
        <w:t xml:space="preserve">決済手数料: 決済代行サービス利用料（売上の3〜4%程度）が別途発生</w:t>
      </w:r>
    </w:p>
    <w:p w:rsidR="00000000" w:rsidDel="00000000" w:rsidP="00000000" w:rsidRDefault="00000000" w:rsidRPr="00000000" w14:paraId="00000261">
      <w:pPr>
        <w:numPr>
          <w:ilvl w:val="0"/>
          <w:numId w:val="1"/>
        </w:numPr>
        <w:spacing w:after="60" w:lineRule="auto"/>
        <w:ind w:left="720" w:hanging="360"/>
        <w:rPr>
          <w:sz w:val="22"/>
          <w:szCs w:val="22"/>
        </w:rPr>
      </w:pPr>
      <w:r w:rsidDel="00000000" w:rsidR="00000000" w:rsidRPr="00000000">
        <w:rPr>
          <w:sz w:val="22"/>
          <w:szCs w:val="22"/>
          <w:rtl w:val="0"/>
        </w:rPr>
        <w:t xml:space="preserve">個人情報取扱: 部員情報・購入者情報は部の責任で管理。プライバシーポリシーを別途策定</w:t>
      </w:r>
    </w:p>
    <w:p w:rsidR="00000000" w:rsidDel="00000000" w:rsidP="00000000" w:rsidRDefault="00000000" w:rsidRPr="00000000" w14:paraId="00000262">
      <w:pPr>
        <w:numPr>
          <w:ilvl w:val="0"/>
          <w:numId w:val="1"/>
        </w:numPr>
        <w:spacing w:after="60" w:lineRule="auto"/>
        <w:ind w:left="720" w:hanging="360"/>
        <w:rPr>
          <w:sz w:val="22"/>
          <w:szCs w:val="22"/>
        </w:rPr>
      </w:pPr>
      <w:r w:rsidDel="00000000" w:rsidR="00000000" w:rsidRPr="00000000">
        <w:rPr>
          <w:sz w:val="22"/>
          <w:szCs w:val="22"/>
          <w:rtl w:val="0"/>
        </w:rPr>
        <w:t xml:space="preserve">特定商取引法: EC機能運用に伴い、特定商取引法に基づく表記を掲載（販売事業者名・連絡先・返品条件等）</w:t>
      </w:r>
    </w:p>
    <w:p w:rsidR="00000000" w:rsidDel="00000000" w:rsidP="00000000" w:rsidRDefault="00000000" w:rsidRPr="00000000" w14:paraId="00000263">
      <w:pPr>
        <w:numPr>
          <w:ilvl w:val="0"/>
          <w:numId w:val="1"/>
        </w:numPr>
        <w:spacing w:after="60" w:lineRule="auto"/>
        <w:ind w:left="720" w:hanging="360"/>
        <w:rPr>
          <w:sz w:val="22"/>
          <w:szCs w:val="22"/>
        </w:rPr>
      </w:pPr>
      <w:r w:rsidDel="00000000" w:rsidR="00000000" w:rsidRPr="00000000">
        <w:rPr>
          <w:sz w:val="22"/>
          <w:szCs w:val="22"/>
          <w:rtl w:val="0"/>
        </w:rPr>
        <w:t xml:space="preserve">著作権: 選手写真・試合写真・ロゴ等の利用許諾を部内で確認</w:t>
      </w:r>
    </w:p>
    <w:p w:rsidR="00000000" w:rsidDel="00000000" w:rsidP="00000000" w:rsidRDefault="00000000" w:rsidRPr="00000000" w14:paraId="00000264">
      <w:pPr>
        <w:numPr>
          <w:ilvl w:val="0"/>
          <w:numId w:val="1"/>
        </w:numPr>
        <w:spacing w:after="60" w:lineRule="auto"/>
        <w:ind w:left="720" w:hanging="360"/>
        <w:rPr>
          <w:sz w:val="22"/>
          <w:szCs w:val="22"/>
        </w:rPr>
      </w:pPr>
      <w:r w:rsidDel="00000000" w:rsidR="00000000" w:rsidRPr="00000000">
        <w:rPr>
          <w:sz w:val="22"/>
          <w:szCs w:val="22"/>
          <w:rtl w:val="0"/>
        </w:rPr>
        <w:t xml:space="preserve">大学側レギュレーション: 大学公式との関係を含め、部として表記・ドメイン利用の許可を取得</w:t>
      </w:r>
    </w:p>
    <w:p w:rsidR="00000000" w:rsidDel="00000000" w:rsidP="00000000" w:rsidRDefault="00000000" w:rsidRPr="00000000" w14:paraId="0000026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pBdr>
          <w:bottom w:color="1f4e79" w:space="4" w:sz="10" w:val="single"/>
        </w:pBdr>
        <w:spacing w:after="180" w:lineRule="auto"/>
        <w:rPr>
          <w:color w:val="1f4e79"/>
        </w:rPr>
      </w:pPr>
      <w:r w:rsidDel="00000000" w:rsidR="00000000" w:rsidRPr="00000000">
        <w:rPr>
          <w:color w:val="1f4e79"/>
          <w:rtl w:val="0"/>
        </w:rPr>
        <w:t xml:space="preserve">7. スケジュール・マイルストーン</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67">
            <w:pPr>
              <w:jc w:val="center"/>
              <w:rPr>
                <w:sz w:val="22"/>
                <w:szCs w:val="22"/>
              </w:rPr>
            </w:pPr>
            <w:r w:rsidDel="00000000" w:rsidR="00000000" w:rsidRPr="00000000">
              <w:rPr>
                <w:b w:val="1"/>
                <w:bCs w:val="1"/>
                <w:color w:val="ffffff"/>
                <w:rtl w:val="0"/>
              </w:rPr>
              <w:t xml:space="preserve">フェーズ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68">
            <w:pPr>
              <w:jc w:val="center"/>
              <w:rPr>
                <w:sz w:val="22"/>
                <w:szCs w:val="22"/>
              </w:rPr>
            </w:pPr>
            <w:r w:rsidDel="00000000" w:rsidR="00000000" w:rsidRPr="00000000">
              <w:rPr>
                <w:b w:val="1"/>
                <w:bCs w:val="1"/>
                <w:color w:val="ffffff"/>
                <w:rtl w:val="0"/>
              </w:rPr>
              <w:t xml:space="preserve">内容</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9">
            <w:pPr>
              <w:rPr>
                <w:sz w:val="22"/>
                <w:szCs w:val="22"/>
              </w:rPr>
            </w:pPr>
            <w:r w:rsidDel="00000000" w:rsidR="00000000" w:rsidRPr="00000000">
              <w:rPr>
                <w:b w:val="1"/>
                <w:bCs w:val="1"/>
                <w:rtl w:val="0"/>
              </w:rPr>
              <w:t xml:space="preserve">Phase 1: 要件定義・設計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A">
            <w:pPr>
              <w:rPr>
                <w:sz w:val="22"/>
                <w:szCs w:val="22"/>
              </w:rPr>
            </w:pPr>
            <w:r w:rsidDel="00000000" w:rsidR="00000000" w:rsidRPr="00000000">
              <w:rPr>
                <w:rtl w:val="0"/>
              </w:rPr>
              <w:t xml:space="preserve">本書確定／詳細画面設計／DB設計／運用ルール策定</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6B">
            <w:pPr>
              <w:rPr>
                <w:sz w:val="22"/>
                <w:szCs w:val="22"/>
              </w:rPr>
            </w:pPr>
            <w:r w:rsidDel="00000000" w:rsidR="00000000" w:rsidRPr="00000000">
              <w:rPr>
                <w:b w:val="1"/>
                <w:bCs w:val="1"/>
                <w:rtl w:val="0"/>
              </w:rPr>
              <w:t xml:space="preserve">Phase 2: 環境構築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6C">
            <w:pPr>
              <w:rPr>
                <w:sz w:val="22"/>
                <w:szCs w:val="22"/>
              </w:rPr>
            </w:pPr>
            <w:r w:rsidDel="00000000" w:rsidR="00000000" w:rsidRPr="00000000">
              <w:rPr>
                <w:rtl w:val="0"/>
              </w:rPr>
              <w:t xml:space="preserve">サーバ契約・ドメイン取得・WordPress初期セットアップ・SSL化</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D">
            <w:pPr>
              <w:rPr>
                <w:sz w:val="22"/>
                <w:szCs w:val="22"/>
              </w:rPr>
            </w:pPr>
            <w:r w:rsidDel="00000000" w:rsidR="00000000" w:rsidRPr="00000000">
              <w:rPr>
                <w:b w:val="1"/>
                <w:bCs w:val="1"/>
                <w:rtl w:val="0"/>
              </w:rPr>
              <w:t xml:space="preserve">Phase 3: テーマ開発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6E">
            <w:pPr>
              <w:rPr>
                <w:sz w:val="22"/>
                <w:szCs w:val="22"/>
              </w:rPr>
            </w:pPr>
            <w:r w:rsidDel="00000000" w:rsidR="00000000" w:rsidRPr="00000000">
              <w:rPr>
                <w:rtl w:val="0"/>
              </w:rPr>
              <w:t xml:space="preserve">リデザイン済みHTMLをWordPressテーマ化／カスタム投稿タイプ（試合・選手・イベント・商品）実装</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6F">
            <w:pPr>
              <w:rPr>
                <w:sz w:val="22"/>
                <w:szCs w:val="22"/>
              </w:rPr>
            </w:pPr>
            <w:r w:rsidDel="00000000" w:rsidR="00000000" w:rsidRPr="00000000">
              <w:rPr>
                <w:b w:val="1"/>
                <w:bCs w:val="1"/>
                <w:rtl w:val="0"/>
              </w:rPr>
              <w:t xml:space="preserve">Phase 4: EC機能構築</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0">
            <w:pPr>
              <w:rPr>
                <w:sz w:val="22"/>
                <w:szCs w:val="22"/>
              </w:rPr>
            </w:pPr>
            <w:sdt>
              <w:sdtPr>
                <w:id w:val="802919118"/>
                <w:tag w:val="goog_rdk_100"/>
              </w:sdtPr>
              <w:sdtContent>
                <w:commentRangeStart w:id="9"/>
              </w:sdtContent>
            </w:sdt>
            <w:r w:rsidDel="00000000" w:rsidR="00000000" w:rsidRPr="00000000">
              <w:rPr>
                <w:rtl w:val="0"/>
              </w:rPr>
              <w:t xml:space="preserve">WooCommerce導入・商品登録・決済代行サービス連携・送料設定</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1">
            <w:pPr>
              <w:rPr>
                <w:sz w:val="22"/>
                <w:szCs w:val="22"/>
              </w:rPr>
            </w:pPr>
            <w:commentRangeEnd w:id="9"/>
            <w:r w:rsidDel="00000000" w:rsidR="00000000" w:rsidRPr="00000000">
              <w:commentReference w:id="9"/>
            </w:r>
            <w:r w:rsidDel="00000000" w:rsidR="00000000" w:rsidRPr="00000000">
              <w:rPr>
                <w:b w:val="1"/>
                <w:bCs w:val="1"/>
                <w:rtl w:val="0"/>
              </w:rPr>
              <w:t xml:space="preserve">Phase 5: コンテンツ移行・運用テスト</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2">
            <w:pPr>
              <w:rPr>
                <w:sz w:val="22"/>
                <w:szCs w:val="22"/>
              </w:rPr>
            </w:pPr>
            <w:r w:rsidDel="00000000" w:rsidR="00000000" w:rsidRPr="00000000">
              <w:rPr>
                <w:rtl w:val="0"/>
              </w:rPr>
              <w:t xml:space="preserve">初期データ投入・管理画面操作マニュアル作成</w:t>
            </w:r>
            <w:sdt>
              <w:sdtPr>
                <w:id w:val="1305521194"/>
                <w:tag w:val="goog_rdk_101"/>
              </w:sdtPr>
              <w:sdtContent>
                <w:commentRangeStart w:id="10"/>
              </w:sdtContent>
            </w:sdt>
            <w:r w:rsidDel="00000000" w:rsidR="00000000" w:rsidRPr="00000000">
              <w:rPr>
                <w:rtl w:val="0"/>
              </w:rPr>
              <w:t xml:space="preserve">・</w:t>
            </w:r>
            <w:commentRangeEnd w:id="10"/>
            <w:r w:rsidDel="00000000" w:rsidR="00000000" w:rsidRPr="00000000">
              <w:commentReference w:id="10"/>
            </w:r>
            <w:r w:rsidDel="00000000" w:rsidR="00000000" w:rsidRPr="00000000">
              <w:rPr>
                <w:rtl w:val="0"/>
              </w:rPr>
              <w:t xml:space="preserve">担当部員への引き継ぎ研修</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3">
            <w:pPr>
              <w:rPr>
                <w:sz w:val="22"/>
                <w:szCs w:val="22"/>
              </w:rPr>
            </w:pPr>
            <w:r w:rsidDel="00000000" w:rsidR="00000000" w:rsidRPr="00000000">
              <w:rPr>
                <w:b w:val="1"/>
                <w:bCs w:val="1"/>
                <w:rtl w:val="0"/>
              </w:rPr>
              <w:t xml:space="preserve">Phase 6: 公開・運用開始</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4">
            <w:pPr>
              <w:rPr>
                <w:sz w:val="22"/>
                <w:szCs w:val="22"/>
              </w:rPr>
            </w:pPr>
            <w:r w:rsidDel="00000000" w:rsidR="00000000" w:rsidRPr="00000000">
              <w:rPr>
                <w:rtl w:val="0"/>
              </w:rPr>
              <w:t xml:space="preserve">本番公開・アクセス解析導入・定常運用開始</w:t>
            </w:r>
            <w:r w:rsidDel="00000000" w:rsidR="00000000" w:rsidRPr="00000000">
              <w:rPr>
                <w:rtl w:val="0"/>
              </w:rPr>
            </w:r>
          </w:p>
        </w:tc>
      </w:tr>
    </w:tbl>
    <w:p w:rsidR="00000000" w:rsidDel="00000000" w:rsidP="00000000" w:rsidRDefault="00000000" w:rsidRPr="00000000" w14:paraId="0000027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pBdr>
          <w:bottom w:color="1f4e79" w:space="4" w:sz="10" w:val="single"/>
        </w:pBdr>
        <w:spacing w:after="180" w:lineRule="auto"/>
        <w:rPr>
          <w:color w:val="1f4e79"/>
        </w:rPr>
      </w:pPr>
      <w:bookmarkStart w:colFirst="0" w:colLast="0" w:name="_heading=h.yo4rwqweglur" w:id="0"/>
      <w:bookmarkEnd w:id="0"/>
      <w:r w:rsidDel="00000000" w:rsidR="00000000" w:rsidRPr="00000000">
        <w:rPr>
          <w:color w:val="1f4e79"/>
          <w:rtl w:val="0"/>
        </w:rPr>
        <w:t xml:space="preserve">8. 用語集</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77">
            <w:pPr>
              <w:jc w:val="center"/>
              <w:rPr>
                <w:sz w:val="22"/>
                <w:szCs w:val="22"/>
              </w:rPr>
            </w:pPr>
            <w:r w:rsidDel="00000000" w:rsidR="00000000" w:rsidRPr="00000000">
              <w:rPr>
                <w:b w:val="1"/>
                <w:bCs w:val="1"/>
                <w:color w:val="ffffff"/>
                <w:rtl w:val="0"/>
              </w:rPr>
              <w:t xml:space="preserve">用語</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278">
            <w:pPr>
              <w:jc w:val="center"/>
              <w:rPr>
                <w:sz w:val="22"/>
                <w:szCs w:val="22"/>
              </w:rPr>
            </w:pPr>
            <w:r w:rsidDel="00000000" w:rsidR="00000000" w:rsidRPr="00000000">
              <w:rPr>
                <w:b w:val="1"/>
                <w:bCs w:val="1"/>
                <w:color w:val="ffffff"/>
                <w:rtl w:val="0"/>
              </w:rPr>
              <w:t xml:space="preserve">説明</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9">
            <w:pPr>
              <w:rPr>
                <w:sz w:val="22"/>
                <w:szCs w:val="22"/>
              </w:rPr>
            </w:pPr>
            <w:r w:rsidDel="00000000" w:rsidR="00000000" w:rsidRPr="00000000">
              <w:rPr>
                <w:b w:val="1"/>
                <w:bCs w:val="1"/>
                <w:rtl w:val="0"/>
              </w:rPr>
              <w:t xml:space="preserve">管理者</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A">
            <w:pPr>
              <w:rPr>
                <w:sz w:val="22"/>
                <w:szCs w:val="22"/>
              </w:rPr>
            </w:pPr>
            <w:r w:rsidDel="00000000" w:rsidR="00000000" w:rsidRPr="00000000">
              <w:rPr>
                <w:rtl w:val="0"/>
              </w:rPr>
              <w:t xml:space="preserve">管理画面にログインしてコンテンツを更新する担当部員（1〜2名）</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B">
            <w:pPr>
              <w:rPr>
                <w:sz w:val="22"/>
                <w:szCs w:val="22"/>
              </w:rPr>
            </w:pPr>
            <w:r w:rsidDel="00000000" w:rsidR="00000000" w:rsidRPr="00000000">
              <w:rPr>
                <w:b w:val="1"/>
                <w:bCs w:val="1"/>
                <w:rtl w:val="0"/>
              </w:rPr>
              <w:t xml:space="preserve">公開HP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C">
            <w:pPr>
              <w:rPr>
                <w:sz w:val="22"/>
                <w:szCs w:val="22"/>
              </w:rPr>
            </w:pPr>
            <w:r w:rsidDel="00000000" w:rsidR="00000000" w:rsidRPr="00000000">
              <w:rPr>
                <w:rtl w:val="0"/>
              </w:rPr>
              <w:t xml:space="preserve">一般訪問者が閲覧するWebサイトの公開面（7ページ）</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D">
            <w:pPr>
              <w:rPr>
                <w:sz w:val="22"/>
                <w:szCs w:val="22"/>
              </w:rPr>
            </w:pPr>
            <w:sdt>
              <w:sdtPr>
                <w:id w:val="-541594022"/>
                <w:tag w:val="goog_rdk_102"/>
              </w:sdtPr>
              <w:sdtContent>
                <w:commentRangeStart w:id="11"/>
              </w:sdtContent>
            </w:sdt>
            <w:r w:rsidDel="00000000" w:rsidR="00000000" w:rsidRPr="00000000">
              <w:rPr>
                <w:b w:val="1"/>
                <w:bCs w:val="1"/>
                <w:rtl w:val="0"/>
              </w:rPr>
              <w:t xml:space="preserve">CMS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7E">
            <w:pPr>
              <w:rPr>
                <w:sz w:val="22"/>
                <w:szCs w:val="22"/>
              </w:rPr>
            </w:pPr>
            <w:r w:rsidDel="00000000" w:rsidR="00000000" w:rsidRPr="00000000">
              <w:rPr>
                <w:rtl w:val="0"/>
              </w:rPr>
              <w:t xml:space="preserve">Content Management System。管理者がプログラミング不要でコンテンツを管理する仕組み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7F">
            <w:pPr>
              <w:rPr>
                <w:sz w:val="22"/>
                <w:szCs w:val="22"/>
              </w:rPr>
            </w:pPr>
            <w:commentRangeEnd w:id="11"/>
            <w:r w:rsidDel="00000000" w:rsidR="00000000" w:rsidRPr="00000000">
              <w:commentReference w:id="11"/>
            </w:r>
            <w:sdt>
              <w:sdtPr>
                <w:id w:val="1227901507"/>
                <w:tag w:val="goog_rdk_103"/>
              </w:sdtPr>
              <w:sdtContent>
                <w:commentRangeStart w:id="12"/>
              </w:sdtContent>
            </w:sdt>
            <w:r w:rsidDel="00000000" w:rsidR="00000000" w:rsidRPr="00000000">
              <w:rPr>
                <w:b w:val="1"/>
                <w:bCs w:val="1"/>
                <w:rtl w:val="0"/>
              </w:rPr>
              <w:t xml:space="preserve">WooCommerce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0">
            <w:pPr>
              <w:rPr>
                <w:sz w:val="22"/>
                <w:szCs w:val="22"/>
              </w:rPr>
            </w:pPr>
            <w:r w:rsidDel="00000000" w:rsidR="00000000" w:rsidRPr="00000000">
              <w:rPr>
                <w:rtl w:val="0"/>
              </w:rPr>
              <w:t xml:space="preserve">WordPress向けのEC機能プラグイン。商品管理・カート・決済を提供</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1">
            <w:pPr>
              <w:rPr>
                <w:sz w:val="22"/>
                <w:szCs w:val="22"/>
              </w:rPr>
            </w:pPr>
            <w:commentRangeEnd w:id="12"/>
            <w:r w:rsidDel="00000000" w:rsidR="00000000" w:rsidRPr="00000000">
              <w:commentReference w:id="12"/>
            </w:r>
            <w:sdt>
              <w:sdtPr>
                <w:id w:val="1362917777"/>
                <w:tag w:val="goog_rdk_104"/>
              </w:sdtPr>
              <w:sdtContent>
                <w:commentRangeStart w:id="13"/>
              </w:sdtContent>
            </w:sdt>
            <w:r w:rsidDel="00000000" w:rsidR="00000000" w:rsidRPr="00000000">
              <w:rPr>
                <w:b w:val="1"/>
                <w:bCs w:val="1"/>
                <w:rtl w:val="0"/>
              </w:rPr>
              <w:t xml:space="preserve">決済代行サービス</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2">
            <w:pPr>
              <w:rPr>
                <w:sz w:val="22"/>
                <w:szCs w:val="22"/>
              </w:rPr>
            </w:pPr>
            <w:r w:rsidDel="00000000" w:rsidR="00000000" w:rsidRPr="00000000">
              <w:rPr>
                <w:rtl w:val="0"/>
              </w:rPr>
              <w:t xml:space="preserve">Stripe / Square / KOMOJU等、オンライン決済を代行するサービス</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3">
            <w:pPr>
              <w:rPr>
                <w:sz w:val="22"/>
                <w:szCs w:val="22"/>
              </w:rPr>
            </w:pPr>
            <w:commentRangeEnd w:id="13"/>
            <w:r w:rsidDel="00000000" w:rsidR="00000000" w:rsidRPr="00000000">
              <w:commentReference w:id="13"/>
            </w:r>
            <w:r w:rsidDel="00000000" w:rsidR="00000000" w:rsidRPr="00000000">
              <w:rPr>
                <w:b w:val="1"/>
                <w:bCs w:val="1"/>
                <w:rtl w:val="0"/>
              </w:rPr>
              <w:t xml:space="preserve">レスポンシブ</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4">
            <w:pPr>
              <w:rPr>
                <w:sz w:val="22"/>
                <w:szCs w:val="22"/>
              </w:rPr>
            </w:pPr>
            <w:r w:rsidDel="00000000" w:rsidR="00000000" w:rsidRPr="00000000">
              <w:rPr>
                <w:rtl w:val="0"/>
              </w:rPr>
              <w:t xml:space="preserve">PC・スマホ・タブレット等の画面サイズに応じてレイアウトが自動調整される設計</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5">
            <w:pPr>
              <w:rPr>
                <w:sz w:val="22"/>
                <w:szCs w:val="22"/>
              </w:rPr>
            </w:pPr>
            <w:r w:rsidDel="00000000" w:rsidR="00000000" w:rsidRPr="00000000">
              <w:rPr>
                <w:b w:val="1"/>
                <w:bCs w:val="1"/>
                <w:rtl w:val="0"/>
              </w:rPr>
              <w:t xml:space="preserve">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6">
            <w:pPr>
              <w:rPr>
                <w:sz w:val="22"/>
                <w:szCs w:val="22"/>
              </w:rPr>
            </w:pPr>
            <w:r w:rsidDel="00000000" w:rsidR="00000000" w:rsidRPr="00000000">
              <w:rPr>
                <w:rtl w:val="0"/>
              </w:rPr>
              <w:t xml:space="preserve">通信を暗号化するプロトコル。SSL/TLS証明書が必要</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7">
            <w:pPr>
              <w:rPr>
                <w:sz w:val="22"/>
                <w:szCs w:val="22"/>
              </w:rPr>
            </w:pPr>
            <w:r w:rsidDel="00000000" w:rsidR="00000000" w:rsidRPr="00000000">
              <w:rPr>
                <w:b w:val="1"/>
                <w:bCs w:val="1"/>
                <w:rtl w:val="0"/>
              </w:rPr>
              <w:t xml:space="preserve">特定商取引法</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8">
            <w:pPr>
              <w:rPr>
                <w:sz w:val="22"/>
                <w:szCs w:val="22"/>
              </w:rPr>
            </w:pPr>
            <w:r w:rsidDel="00000000" w:rsidR="00000000" w:rsidRPr="00000000">
              <w:rPr>
                <w:rtl w:val="0"/>
              </w:rPr>
              <w:t xml:space="preserve">通販事業者に対して販売条件等の表示を義務付ける日本の法律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9">
            <w:pPr>
              <w:rPr>
                <w:sz w:val="22"/>
                <w:szCs w:val="22"/>
              </w:rPr>
            </w:pPr>
            <w:r w:rsidDel="00000000" w:rsidR="00000000" w:rsidRPr="00000000">
              <w:rPr>
                <w:b w:val="1"/>
                <w:bCs w:val="1"/>
                <w:rtl w:val="0"/>
              </w:rPr>
              <w:t xml:space="preserve">Spotlight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40.0" w:type="dxa"/>
              <w:bottom w:w="80.0" w:type="dxa"/>
              <w:right w:w="140.0" w:type="dxa"/>
            </w:tcMar>
          </w:tcPr>
          <w:p w:rsidR="00000000" w:rsidDel="00000000" w:rsidP="00000000" w:rsidRDefault="00000000" w:rsidRPr="00000000" w14:paraId="0000028A">
            <w:pPr>
              <w:rPr>
                <w:sz w:val="22"/>
                <w:szCs w:val="22"/>
              </w:rPr>
            </w:pPr>
            <w:r w:rsidDel="00000000" w:rsidR="00000000" w:rsidRPr="00000000">
              <w:rPr>
                <w:rtl w:val="0"/>
              </w:rPr>
              <w:t xml:space="preserve">Shopページで大きくフィーチャーする主力商品</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B">
            <w:pPr>
              <w:rPr>
                <w:sz w:val="22"/>
                <w:szCs w:val="22"/>
              </w:rPr>
            </w:pPr>
            <w:r w:rsidDel="00000000" w:rsidR="00000000" w:rsidRPr="00000000">
              <w:rPr>
                <w:b w:val="1"/>
                <w:bCs w:val="1"/>
                <w:rtl w:val="0"/>
              </w:rPr>
              <w:t xml:space="preserve">Next Battle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80.0" w:type="dxa"/>
              <w:left w:w="140.0" w:type="dxa"/>
              <w:bottom w:w="80.0" w:type="dxa"/>
              <w:right w:w="140.0" w:type="dxa"/>
            </w:tcMar>
          </w:tcPr>
          <w:p w:rsidR="00000000" w:rsidDel="00000000" w:rsidP="00000000" w:rsidRDefault="00000000" w:rsidRPr="00000000" w14:paraId="0000028C">
            <w:pPr>
              <w:rPr>
                <w:sz w:val="22"/>
                <w:szCs w:val="22"/>
              </w:rPr>
            </w:pPr>
            <w:r w:rsidDel="00000000" w:rsidR="00000000" w:rsidRPr="00000000">
              <w:rPr>
                <w:rtl w:val="0"/>
              </w:rPr>
              <w:t xml:space="preserve">トップページ・Matchページで表示される次の試合情報</w:t>
            </w:r>
            <w:r w:rsidDel="00000000" w:rsidR="00000000" w:rsidRPr="00000000">
              <w:rPr>
                <w:rtl w:val="0"/>
              </w:rPr>
            </w:r>
          </w:p>
        </w:tc>
      </w:tr>
    </w:tbl>
    <w:p w:rsidR="00000000" w:rsidDel="00000000" w:rsidP="00000000" w:rsidRDefault="00000000" w:rsidRPr="00000000" w14:paraId="0000028D">
      <w:pPr>
        <w:rPr>
          <w:sz w:val="22"/>
          <w:szCs w:val="22"/>
        </w:rPr>
      </w:pPr>
      <w:r w:rsidDel="00000000" w:rsidR="00000000" w:rsidRPr="00000000">
        <w:rPr>
          <w:rtl w:val="0"/>
        </w:rPr>
      </w:r>
    </w:p>
    <w:p w:rsidR="00000000" w:rsidDel="00000000" w:rsidP="00000000" w:rsidRDefault="00000000" w:rsidRPr="00000000" w14:paraId="0000028E">
      <w:pPr>
        <w:pBdr>
          <w:top w:color="1f4e79" w:space="4" w:sz="4" w:val="single"/>
        </w:pBdr>
        <w:spacing w:before="480" w:lineRule="auto"/>
        <w:jc w:val="right"/>
        <w:rPr>
          <w:sz w:val="22"/>
          <w:szCs w:val="22"/>
        </w:rPr>
      </w:pPr>
      <w:r w:rsidDel="00000000" w:rsidR="00000000" w:rsidRPr="00000000">
        <w:rPr>
          <w:color w:val="888888"/>
          <w:sz w:val="16"/>
          <w:szCs w:val="16"/>
          <w:rtl w:val="0"/>
        </w:rPr>
        <w:t xml:space="preserve">BLASTERS公式サイト WEBアプリ化要件定義書 Ver 2.0 — リデザイン対応版  ／  作成日: 2026年4月22日</w:t>
      </w:r>
      <w:r w:rsidDel="00000000" w:rsidR="00000000" w:rsidRPr="00000000">
        <w:rPr>
          <w:rtl w:val="0"/>
        </w:rPr>
      </w:r>
    </w:p>
    <w:p w:rsidR="00000000" w:rsidDel="00000000" w:rsidP="00000000" w:rsidRDefault="00000000" w:rsidRPr="00000000" w14:paraId="0000028F">
      <w:pPr>
        <w:pBdr>
          <w:top w:color="1a3a6b" w:space="4" w:sz="4" w:val="single"/>
        </w:pBdr>
        <w:spacing w:before="480" w:lineRule="auto"/>
        <w:jc w:val="right"/>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平原照也" w:id="8" w:date="2026-04-23T01:35:23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64730687"/>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エックスサーバー</w:t>
          </w:r>
        </w:sdtContent>
      </w:sdt>
    </w:p>
  </w:comment>
  <w:comment w:author="平原照也" w:id="0" w:date="2026-04-23T01:12:12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34637304"/>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ペライチにする</w:t>
          </w:r>
        </w:sdtContent>
      </w:sdt>
    </w:p>
  </w:comment>
  <w:comment w:author="平原照也" w:id="5" w:date="2026-04-23T01:36:30Z">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4738540"/>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ここは素で開発していく。</w:t>
          </w:r>
        </w:sdtContent>
      </w:sdt>
    </w:p>
  </w:comment>
  <w:comment w:author="平原照也" w:id="10" w:date="2026-04-23T01:30:10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9319457"/>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後ででいいかな</w:t>
          </w:r>
        </w:sdtContent>
      </w:sdt>
    </w:p>
  </w:comment>
  <w:comment w:author="平原照也" w:id="12" w:date="2026-04-23T01:28:42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41115211"/>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ここは使わない</w:t>
          </w:r>
        </w:sdtContent>
      </w:sdt>
    </w:p>
  </w:comment>
  <w:comment w:author="平原照也" w:id="13" w:date="2026-04-23T01:28:42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0373311"/>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ここは使わない</w:t>
          </w:r>
        </w:sdtContent>
      </w:sdt>
    </w:p>
  </w:comment>
  <w:comment w:author="平原照也" w:id="4" w:date="2026-04-23T01:37:42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5348511"/>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どれかと言えばこのCの選択肢の開発。</w:t>
          </w:r>
        </w:sdtContent>
      </w:sdt>
    </w:p>
  </w:comment>
  <w:comment w:author="平原照也" w:id="7" w:date="2026-04-23T01:35:02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72622008"/>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ペライチ</w:t>
          </w:r>
        </w:sdtContent>
      </w:sdt>
    </w:p>
  </w:comment>
  <w:comment w:author="平原照也" w:id="1" w:date="2026-04-23T01:13:3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44485236"/>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我々が作成するスコープではないので、以下のニュアンスの表現に変更</w:t>
          </w:r>
        </w:sdtContent>
      </w:sdt>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9943935"/>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ペライチでの決済ページの作成と、そのページのリンクをHPに紐づける</w:t>
          </w:r>
        </w:sdtContent>
      </w:sdt>
    </w:p>
  </w:comment>
  <w:comment w:author="平原照也" w:id="11" w:date="2026-04-23T01:29:19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0159712"/>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WordPressのようなものを指すので、今回は違う。</w:t>
          </w:r>
        </w:sdtContent>
      </w:sdt>
    </w:p>
  </w:comment>
  <w:comment w:author="平原照也" w:id="6" w:date="2026-04-23T01:35:11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1511119"/>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使わない</w:t>
          </w:r>
        </w:sdtContent>
      </w:sdt>
    </w:p>
  </w:comment>
  <w:comment w:author="平原照也" w:id="9" w:date="2026-04-23T01:29:50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99069835"/>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ペライチの設定</w:t>
          </w:r>
        </w:sdtContent>
      </w:sdt>
    </w:p>
  </w:comment>
  <w:comment w:author="平原照也" w:id="2" w:date="2026-04-23T01:14:54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8851182"/>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ここはペライチで行うので、削除？</w:t>
          </w:r>
        </w:sdtContent>
      </w:sdt>
    </w:p>
  </w:comment>
  <w:comment w:author="平原照也" w:id="3" w:date="2026-04-23T01:14:54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8991680"/>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ここはペライチで行うので、削除？</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0" w15:done="0"/>
  <w15:commentEx w15:paraId="00000291" w15:done="0"/>
  <w15:commentEx w15:paraId="00000292" w15:done="0"/>
  <w15:commentEx w15:paraId="00000293" w15:done="0"/>
  <w15:commentEx w15:paraId="00000294" w15:done="0"/>
  <w15:commentEx w15:paraId="00000295" w15:done="0"/>
  <w15:commentEx w15:paraId="00000296" w15:done="0"/>
  <w15:commentEx w15:paraId="00000297" w15:done="0"/>
  <w15:commentEx w15:paraId="0000029A" w15:done="0"/>
  <w15:commentEx w15:paraId="0000029B" w15:done="0"/>
  <w15:commentEx w15:paraId="0000029C" w15:done="0"/>
  <w15:commentEx w15:paraId="0000029D" w15:done="0"/>
  <w15:commentEx w15:paraId="0000029E" w15:done="0"/>
  <w15:commentEx w15:paraId="000002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iryo" w:cs="Meiryo" w:eastAsia="Meiryo" w:hAnsi="Meiry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Meiryo" w:cs="Meiryo" w:eastAsia="Meiryo" w:hAnsi="Meiryo"/>
      <w:b w:val="1"/>
      <w:bCs w:val="1"/>
      <w:i w:val="0"/>
      <w:iCs w:val="0"/>
      <w:smallCaps w:val="0"/>
      <w:strike w:val="0"/>
      <w:color w:val="1a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Meiryo" w:cs="Meiryo" w:eastAsia="Meiryo" w:hAnsi="Meiryo"/>
      <w:b w:val="1"/>
      <w:bCs w:val="1"/>
      <w:i w:val="0"/>
      <w:iCs w:val="0"/>
      <w:smallCaps w:val="0"/>
      <w:strike w:val="0"/>
      <w:color w:val="4472c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Meiryo" w:cs="Meiryo" w:eastAsia="Meiryo" w:hAnsi="Meiryo"/>
      <w:b w:val="1"/>
      <w:bCs w:val="1"/>
      <w:i w:val="0"/>
      <w:iCs w:val="0"/>
      <w:smallCaps w:val="0"/>
      <w:strike w:val="0"/>
      <w:color w:val="22222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mQagltMAx6K9iFyuIRjwYOHg==">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